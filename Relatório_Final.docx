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9AC9C7" w14:textId="77777777" w:rsidR="00D078A2" w:rsidRDefault="00C56345" w:rsidP="00187795">
      <w:pPr>
        <w:jc w:val="center"/>
        <w:rPr>
          <w:sz w:val="30"/>
          <w:szCs w:val="30"/>
        </w:rPr>
      </w:pPr>
      <w:r>
        <w:rPr>
          <w:noProof/>
        </w:rPr>
        <w:drawing>
          <wp:inline distT="0" distB="0" distL="0" distR="0" wp14:anchorId="4EEA6D5C" wp14:editId="1D0570B5">
            <wp:extent cx="2644140" cy="1983105"/>
            <wp:effectExtent l="0" t="0" r="3810" b="0"/>
            <wp:docPr id="282350532" name="Imagem 28235053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350532" name="Picture 1" descr="Logo&#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44140" cy="1983105"/>
                    </a:xfrm>
                    <a:prstGeom prst="rect">
                      <a:avLst/>
                    </a:prstGeom>
                    <a:noFill/>
                    <a:ln>
                      <a:noFill/>
                    </a:ln>
                  </pic:spPr>
                </pic:pic>
              </a:graphicData>
            </a:graphic>
          </wp:inline>
        </w:drawing>
      </w:r>
    </w:p>
    <w:p w14:paraId="0E59D3FA" w14:textId="50EE4C07" w:rsidR="00664A70" w:rsidRPr="0028790A" w:rsidRDefault="00C56345" w:rsidP="00187795">
      <w:pPr>
        <w:ind w:left="720" w:firstLine="131"/>
        <w:jc w:val="center"/>
      </w:pPr>
      <w:r w:rsidRPr="0028790A">
        <w:rPr>
          <w:rFonts w:ascii="Calibri" w:hAnsi="Calibri" w:cs="Calibri"/>
          <w:shd w:val="clear" w:color="auto" w:fill="FFFFFF"/>
        </w:rPr>
        <w:br/>
      </w:r>
      <w:r w:rsidR="00BC51C2" w:rsidRPr="0028790A">
        <w:t>F</w:t>
      </w:r>
      <w:r w:rsidR="00BE7320" w:rsidRPr="0028790A">
        <w:t>ACULDADE DE ENGENHARIA</w:t>
      </w:r>
      <w:r w:rsidR="00CE6044">
        <w:t>S</w:t>
      </w:r>
      <w:r w:rsidR="00BE7320" w:rsidRPr="0028790A">
        <w:t xml:space="preserve"> E TECNOLOGIAS</w:t>
      </w:r>
    </w:p>
    <w:p w14:paraId="469ABBAD" w14:textId="15A42064" w:rsidR="00BE7320" w:rsidRPr="0028790A" w:rsidRDefault="00BE7320" w:rsidP="00187795">
      <w:pPr>
        <w:jc w:val="center"/>
      </w:pPr>
      <w:r w:rsidRPr="0028790A">
        <w:t xml:space="preserve">Universidade Lusíada – </w:t>
      </w:r>
      <w:r w:rsidRPr="00693124">
        <w:rPr>
          <w:i/>
          <w:iCs/>
        </w:rPr>
        <w:t>Campus</w:t>
      </w:r>
      <w:r w:rsidRPr="0028790A">
        <w:t xml:space="preserve"> de Vil</w:t>
      </w:r>
      <w:r w:rsidR="007B6955">
        <w:t>a</w:t>
      </w:r>
      <w:r w:rsidRPr="0028790A">
        <w:t xml:space="preserve"> Nova de Famalicão</w:t>
      </w:r>
    </w:p>
    <w:p w14:paraId="6471CF65" w14:textId="77777777" w:rsidR="00AD5FC3" w:rsidRDefault="00AD5FC3" w:rsidP="00187795">
      <w:pPr>
        <w:jc w:val="center"/>
      </w:pPr>
    </w:p>
    <w:p w14:paraId="3461AF18" w14:textId="77777777" w:rsidR="00D078A2" w:rsidRPr="00D078A2" w:rsidRDefault="00D078A2" w:rsidP="00187795">
      <w:pPr>
        <w:jc w:val="center"/>
      </w:pPr>
    </w:p>
    <w:p w14:paraId="7432146A" w14:textId="305AAD86" w:rsidR="00AD5FC3" w:rsidRPr="0028790A" w:rsidRDefault="000B7E56" w:rsidP="00187795">
      <w:pPr>
        <w:jc w:val="center"/>
      </w:pPr>
      <w:r w:rsidRPr="0028790A">
        <w:t>TECNOLOGIA LORA PARA O DESENVOLVIMENTO DE SISTEMAS IOT DE BAIXO CUSTO</w:t>
      </w:r>
    </w:p>
    <w:p w14:paraId="5613C274" w14:textId="77777777" w:rsidR="000B7E56" w:rsidRDefault="000B7E56" w:rsidP="00187795">
      <w:pPr>
        <w:jc w:val="center"/>
      </w:pPr>
    </w:p>
    <w:p w14:paraId="31C1C70D" w14:textId="77777777" w:rsidR="00D078A2" w:rsidRPr="00D078A2" w:rsidRDefault="00D078A2" w:rsidP="00187795">
      <w:pPr>
        <w:jc w:val="center"/>
      </w:pPr>
    </w:p>
    <w:p w14:paraId="5B17B694" w14:textId="772B905E" w:rsidR="000B7E56" w:rsidRPr="0028790A" w:rsidRDefault="000B7E56" w:rsidP="00187795">
      <w:pPr>
        <w:jc w:val="center"/>
      </w:pPr>
      <w:bookmarkStart w:id="1" w:name="_Hlk132901321"/>
      <w:r w:rsidRPr="0028790A">
        <w:t>Jaime Nunes Martins</w:t>
      </w:r>
    </w:p>
    <w:p w14:paraId="204F83C2" w14:textId="77777777" w:rsidR="000B7E56" w:rsidRDefault="000B7E56" w:rsidP="00187795">
      <w:pPr>
        <w:jc w:val="center"/>
      </w:pPr>
    </w:p>
    <w:p w14:paraId="3C143E66" w14:textId="77777777" w:rsidR="00D078A2" w:rsidRPr="00D078A2" w:rsidRDefault="00D078A2" w:rsidP="00187795">
      <w:pPr>
        <w:jc w:val="center"/>
      </w:pPr>
    </w:p>
    <w:p w14:paraId="0080B79D" w14:textId="16FE42F2" w:rsidR="000B7E56" w:rsidRPr="0028790A" w:rsidRDefault="00282423" w:rsidP="00187795">
      <w:pPr>
        <w:jc w:val="center"/>
      </w:pPr>
      <w:r w:rsidRPr="0028790A">
        <w:t xml:space="preserve">Relatório </w:t>
      </w:r>
      <w:r w:rsidR="00DA6638">
        <w:t>Final</w:t>
      </w:r>
      <w:r w:rsidRPr="0028790A">
        <w:t xml:space="preserve"> de Desenvolvimento, realizado no âmbito da Unidade Curric</w:t>
      </w:r>
      <w:r w:rsidR="007626A0" w:rsidRPr="0028790A">
        <w:t>ular de Projeto de Engenharia Eletrónica e Informática</w:t>
      </w:r>
    </w:p>
    <w:bookmarkEnd w:id="1"/>
    <w:p w14:paraId="1A103293" w14:textId="77777777" w:rsidR="007626A0" w:rsidRDefault="007626A0" w:rsidP="00187795">
      <w:pPr>
        <w:jc w:val="center"/>
      </w:pPr>
    </w:p>
    <w:p w14:paraId="00383537" w14:textId="77777777" w:rsidR="00D078A2" w:rsidRDefault="00D078A2" w:rsidP="00187795">
      <w:pPr>
        <w:jc w:val="center"/>
      </w:pPr>
    </w:p>
    <w:p w14:paraId="41611F98" w14:textId="77777777" w:rsidR="00D078A2" w:rsidRPr="00D078A2" w:rsidRDefault="00D078A2" w:rsidP="00187795">
      <w:pPr>
        <w:jc w:val="center"/>
      </w:pPr>
    </w:p>
    <w:p w14:paraId="48BEDDCD" w14:textId="77777777" w:rsidR="007626A0" w:rsidRPr="0028790A" w:rsidRDefault="007626A0" w:rsidP="00187795">
      <w:pPr>
        <w:jc w:val="center"/>
      </w:pPr>
    </w:p>
    <w:p w14:paraId="0BFCDBE7" w14:textId="55DB5EC9" w:rsidR="0028790A" w:rsidRPr="00EB7FA1" w:rsidRDefault="007626A0" w:rsidP="00187795">
      <w:pPr>
        <w:jc w:val="center"/>
        <w:rPr>
          <w:u w:val="single"/>
        </w:rPr>
      </w:pPr>
      <w:r w:rsidRPr="002220AB">
        <w:t>Maio 202</w:t>
      </w:r>
      <w:r w:rsidR="00EB7FA1">
        <w:t>3</w:t>
      </w:r>
    </w:p>
    <w:p w14:paraId="06DBD453" w14:textId="28B3E9B7" w:rsidR="00A923CA" w:rsidRDefault="00A923CA">
      <w:pPr>
        <w:ind w:firstLine="0"/>
        <w:jc w:val="left"/>
      </w:pPr>
      <w:r>
        <w:br w:type="page"/>
      </w:r>
    </w:p>
    <w:p w14:paraId="1919E34E" w14:textId="77777777" w:rsidR="0028790A" w:rsidRDefault="0028790A" w:rsidP="00A923CA">
      <w:pPr>
        <w:jc w:val="center"/>
      </w:pPr>
    </w:p>
    <w:p w14:paraId="480A9518" w14:textId="66549529" w:rsidR="00D078A2" w:rsidRPr="00997D1D" w:rsidRDefault="00D078A2" w:rsidP="00A923CA">
      <w:pPr>
        <w:jc w:val="center"/>
      </w:pPr>
      <w:r w:rsidRPr="00997D1D">
        <w:t>FACULDADE DE ENGENHARIA</w:t>
      </w:r>
      <w:r w:rsidR="00CE6044">
        <w:t>S</w:t>
      </w:r>
      <w:r w:rsidRPr="00997D1D">
        <w:t xml:space="preserve"> E TECNOLOGIAS</w:t>
      </w:r>
    </w:p>
    <w:p w14:paraId="59069B33" w14:textId="5DD3B109" w:rsidR="00D078A2" w:rsidRPr="00997D1D" w:rsidRDefault="00D078A2" w:rsidP="00A923CA">
      <w:pPr>
        <w:jc w:val="center"/>
      </w:pPr>
      <w:r w:rsidRPr="00997D1D">
        <w:t xml:space="preserve">Universidade Lusíada – </w:t>
      </w:r>
      <w:r w:rsidRPr="00655D8C">
        <w:rPr>
          <w:i/>
          <w:iCs/>
        </w:rPr>
        <w:t>Campus</w:t>
      </w:r>
      <w:r w:rsidRPr="00997D1D">
        <w:t xml:space="preserve"> de Vila Nova de Famalicão</w:t>
      </w:r>
    </w:p>
    <w:p w14:paraId="3989FEF4" w14:textId="77777777" w:rsidR="00D078A2" w:rsidRDefault="00D078A2" w:rsidP="00A923CA">
      <w:pPr>
        <w:jc w:val="center"/>
      </w:pPr>
    </w:p>
    <w:p w14:paraId="4C6326A9" w14:textId="77777777" w:rsidR="00D078A2" w:rsidRDefault="00D078A2" w:rsidP="00A923CA">
      <w:pPr>
        <w:jc w:val="center"/>
      </w:pPr>
    </w:p>
    <w:p w14:paraId="6A4FEC65" w14:textId="77777777" w:rsidR="00D078A2" w:rsidRDefault="00D078A2" w:rsidP="00A923CA">
      <w:pPr>
        <w:jc w:val="center"/>
      </w:pPr>
    </w:p>
    <w:p w14:paraId="72F0A2F9" w14:textId="77777777" w:rsidR="00D078A2" w:rsidRPr="00997D1D" w:rsidRDefault="00D078A2" w:rsidP="00A923CA">
      <w:pPr>
        <w:jc w:val="center"/>
      </w:pPr>
    </w:p>
    <w:p w14:paraId="12CF0BA5" w14:textId="77777777" w:rsidR="00D078A2" w:rsidRPr="00997D1D" w:rsidRDefault="00D078A2" w:rsidP="00A923CA">
      <w:pPr>
        <w:ind w:left="720" w:firstLine="131"/>
        <w:jc w:val="center"/>
      </w:pPr>
      <w:r w:rsidRPr="00997D1D">
        <w:t>TECNOLOGIA LORA PARA O DESENVOLVIMENTO DE SISTEMAS IOT DE BAIXO CUSTO</w:t>
      </w:r>
    </w:p>
    <w:p w14:paraId="6037812B" w14:textId="77777777" w:rsidR="00D078A2" w:rsidRDefault="00D078A2" w:rsidP="00A923CA">
      <w:pPr>
        <w:jc w:val="center"/>
      </w:pPr>
    </w:p>
    <w:p w14:paraId="39326301" w14:textId="77777777" w:rsidR="00D078A2" w:rsidRDefault="00D078A2" w:rsidP="00A923CA">
      <w:pPr>
        <w:jc w:val="center"/>
      </w:pPr>
    </w:p>
    <w:p w14:paraId="53EA8947" w14:textId="77777777" w:rsidR="00D078A2" w:rsidRDefault="00D078A2" w:rsidP="00A923CA">
      <w:pPr>
        <w:jc w:val="center"/>
      </w:pPr>
    </w:p>
    <w:p w14:paraId="5985FAE2" w14:textId="77777777" w:rsidR="00D078A2" w:rsidRPr="00997D1D" w:rsidRDefault="00D078A2" w:rsidP="00A923CA">
      <w:pPr>
        <w:jc w:val="center"/>
      </w:pPr>
    </w:p>
    <w:p w14:paraId="2D9A2781" w14:textId="77777777" w:rsidR="00D078A2" w:rsidRPr="00997D1D" w:rsidRDefault="00D078A2" w:rsidP="00A923CA">
      <w:pPr>
        <w:jc w:val="center"/>
      </w:pPr>
      <w:r w:rsidRPr="00997D1D">
        <w:t>Jaime Nunes Martins</w:t>
      </w:r>
    </w:p>
    <w:p w14:paraId="0DEA5DD4" w14:textId="77777777" w:rsidR="00D078A2" w:rsidRDefault="00D078A2" w:rsidP="00A923CA">
      <w:pPr>
        <w:jc w:val="center"/>
      </w:pPr>
    </w:p>
    <w:p w14:paraId="3493C3D6" w14:textId="77777777" w:rsidR="00D078A2" w:rsidRDefault="00D078A2" w:rsidP="00A923CA">
      <w:pPr>
        <w:jc w:val="center"/>
      </w:pPr>
    </w:p>
    <w:p w14:paraId="731E38F2" w14:textId="77777777" w:rsidR="00D078A2" w:rsidRPr="00D078A2" w:rsidRDefault="00D078A2" w:rsidP="00A923CA">
      <w:pPr>
        <w:jc w:val="center"/>
      </w:pPr>
    </w:p>
    <w:p w14:paraId="248F6ECB" w14:textId="4696D745" w:rsidR="00D078A2" w:rsidRPr="00997D1D" w:rsidRDefault="00D078A2" w:rsidP="00A923CA">
      <w:pPr>
        <w:jc w:val="center"/>
      </w:pPr>
      <w:r w:rsidRPr="00997D1D">
        <w:t>Relatório Intermédio de Desenvolvimento, realizado no âmbito da Unidade Curricular de Projeto de Engenharia Eletrónica e Informática</w:t>
      </w:r>
    </w:p>
    <w:p w14:paraId="13819081" w14:textId="77777777" w:rsidR="00D078A2" w:rsidRDefault="00D078A2" w:rsidP="00A923CA">
      <w:pPr>
        <w:jc w:val="center"/>
      </w:pPr>
    </w:p>
    <w:p w14:paraId="20A63555" w14:textId="77777777" w:rsidR="00D078A2" w:rsidRPr="00D078A2" w:rsidRDefault="00D078A2" w:rsidP="00A923CA">
      <w:pPr>
        <w:jc w:val="center"/>
      </w:pPr>
    </w:p>
    <w:p w14:paraId="181903EF" w14:textId="5B9E954C" w:rsidR="005C146A" w:rsidRPr="009F21B7" w:rsidRDefault="00D078A2" w:rsidP="00A923CA">
      <w:pPr>
        <w:jc w:val="center"/>
      </w:pPr>
      <w:r w:rsidRPr="009F21B7">
        <w:t>Orientador Interno: Vítor Pereira</w:t>
      </w:r>
    </w:p>
    <w:p w14:paraId="3FEA2F8F" w14:textId="77777777" w:rsidR="00E02081" w:rsidRPr="009F21B7" w:rsidRDefault="00E02081" w:rsidP="00E02081">
      <w:pPr>
        <w:sectPr w:rsidR="00E02081" w:rsidRPr="009F21B7" w:rsidSect="002A3804">
          <w:footerReference w:type="default" r:id="rId12"/>
          <w:pgSz w:w="11906" w:h="16838"/>
          <w:pgMar w:top="1418" w:right="1418" w:bottom="1418" w:left="1701" w:header="709" w:footer="709" w:gutter="0"/>
          <w:pgNumType w:fmt="lowerRoman" w:start="1"/>
          <w:cols w:space="708"/>
          <w:titlePg/>
          <w:docGrid w:linePitch="360"/>
        </w:sectPr>
      </w:pPr>
    </w:p>
    <w:p w14:paraId="0B00363A" w14:textId="77777777" w:rsidR="00E02081" w:rsidRPr="009F21B7" w:rsidRDefault="00E02081" w:rsidP="00E02081"/>
    <w:p w14:paraId="525895E9" w14:textId="77777777" w:rsidR="007E15A2" w:rsidRPr="009F21B7" w:rsidRDefault="007E15A2" w:rsidP="00EA7689"/>
    <w:p w14:paraId="61FFDA37" w14:textId="5F98191F" w:rsidR="00D078A2" w:rsidRPr="009F21B7" w:rsidRDefault="00FF693F" w:rsidP="00EB2A31">
      <w:pPr>
        <w:pStyle w:val="Ttulo1"/>
        <w:numPr>
          <w:ilvl w:val="0"/>
          <w:numId w:val="0"/>
        </w:numPr>
        <w:ind w:left="360"/>
      </w:pPr>
      <w:bookmarkStart w:id="2" w:name="_Toc140544108"/>
      <w:r w:rsidRPr="009F21B7">
        <w:t>Agradecimentos</w:t>
      </w:r>
      <w:bookmarkEnd w:id="2"/>
    </w:p>
    <w:p w14:paraId="35849307" w14:textId="58DF2883" w:rsidR="00FF693F" w:rsidRPr="009F21B7" w:rsidRDefault="00FF693F" w:rsidP="00EA7689"/>
    <w:p w14:paraId="26EBB0D5" w14:textId="6755F80B" w:rsidR="00421865" w:rsidRDefault="009F21B7" w:rsidP="00EA7689">
      <w:pPr>
        <w:rPr>
          <w:rStyle w:val="Forte"/>
          <w:b w:val="0"/>
          <w:bCs w:val="0"/>
        </w:rPr>
      </w:pPr>
      <w:r w:rsidRPr="009F21B7">
        <w:rPr>
          <w:rStyle w:val="Forte"/>
          <w:b w:val="0"/>
          <w:bCs w:val="0"/>
        </w:rPr>
        <w:t>P</w:t>
      </w:r>
      <w:r>
        <w:rPr>
          <w:rStyle w:val="Forte"/>
          <w:b w:val="0"/>
          <w:bCs w:val="0"/>
        </w:rPr>
        <w:t>rimeiramente gostaria de expressar a minha profunda gratidão</w:t>
      </w:r>
      <w:r w:rsidR="00F47BBD">
        <w:rPr>
          <w:rStyle w:val="Forte"/>
          <w:b w:val="0"/>
          <w:bCs w:val="0"/>
        </w:rPr>
        <w:t xml:space="preserve"> à universidade e</w:t>
      </w:r>
      <w:r>
        <w:rPr>
          <w:rStyle w:val="Forte"/>
          <w:b w:val="0"/>
          <w:bCs w:val="0"/>
        </w:rPr>
        <w:t xml:space="preserve"> aos meus estimados professores, em espec</w:t>
      </w:r>
      <w:r w:rsidR="00C72AE6">
        <w:rPr>
          <w:rStyle w:val="Forte"/>
          <w:b w:val="0"/>
          <w:bCs w:val="0"/>
        </w:rPr>
        <w:t xml:space="preserve">ial </w:t>
      </w:r>
      <w:r w:rsidR="0094766C">
        <w:rPr>
          <w:rStyle w:val="Forte"/>
          <w:b w:val="0"/>
          <w:bCs w:val="0"/>
        </w:rPr>
        <w:t xml:space="preserve">ao </w:t>
      </w:r>
      <w:r w:rsidR="008A2B2E">
        <w:rPr>
          <w:rStyle w:val="Forte"/>
          <w:b w:val="0"/>
          <w:bCs w:val="0"/>
        </w:rPr>
        <w:t>meu orientador de projeto, o professor Vítor Pereira.</w:t>
      </w:r>
      <w:r w:rsidR="004D6C20">
        <w:rPr>
          <w:rStyle w:val="Forte"/>
          <w:b w:val="0"/>
          <w:bCs w:val="0"/>
        </w:rPr>
        <w:t xml:space="preserve"> Foi graças à sua orientação e dedicação que descobri a minha paixão pela programação.</w:t>
      </w:r>
      <w:r w:rsidR="00677649">
        <w:rPr>
          <w:rStyle w:val="Forte"/>
          <w:b w:val="0"/>
          <w:bCs w:val="0"/>
        </w:rPr>
        <w:t xml:space="preserve"> O</w:t>
      </w:r>
      <w:r w:rsidR="004D6C20">
        <w:rPr>
          <w:rStyle w:val="Forte"/>
          <w:b w:val="0"/>
          <w:bCs w:val="0"/>
        </w:rPr>
        <w:t xml:space="preserve"> Seu conhecimento e incentivo foram fundamentais para o meu crescimento acadêmico e pessoal.</w:t>
      </w:r>
    </w:p>
    <w:p w14:paraId="6A042D72" w14:textId="603CEC89" w:rsidR="00225396" w:rsidRDefault="00225396" w:rsidP="00EA7689">
      <w:pPr>
        <w:rPr>
          <w:rStyle w:val="Forte"/>
          <w:b w:val="0"/>
          <w:bCs w:val="0"/>
        </w:rPr>
      </w:pPr>
      <w:r>
        <w:rPr>
          <w:rStyle w:val="Forte"/>
          <w:b w:val="0"/>
          <w:bCs w:val="0"/>
        </w:rPr>
        <w:t>Aproveito este momento para agradecer de todo o meu coração à minha queri</w:t>
      </w:r>
      <w:r w:rsidR="00F47BBD">
        <w:rPr>
          <w:rStyle w:val="Forte"/>
          <w:b w:val="0"/>
          <w:bCs w:val="0"/>
        </w:rPr>
        <w:t xml:space="preserve">da </w:t>
      </w:r>
      <w:r w:rsidR="00C33928">
        <w:rPr>
          <w:rStyle w:val="Forte"/>
          <w:b w:val="0"/>
          <w:bCs w:val="0"/>
        </w:rPr>
        <w:t xml:space="preserve">Mãe, que sempre esteve presente, </w:t>
      </w:r>
      <w:r w:rsidR="00A51CAB">
        <w:rPr>
          <w:rStyle w:val="Forte"/>
          <w:b w:val="0"/>
          <w:bCs w:val="0"/>
        </w:rPr>
        <w:t xml:space="preserve">apoiando-me </w:t>
      </w:r>
      <w:r w:rsidR="00C33928">
        <w:rPr>
          <w:rStyle w:val="Forte"/>
          <w:b w:val="0"/>
          <w:bCs w:val="0"/>
        </w:rPr>
        <w:t xml:space="preserve">incondicionalmente. O </w:t>
      </w:r>
      <w:r w:rsidR="00A51CAB">
        <w:rPr>
          <w:rStyle w:val="Forte"/>
          <w:b w:val="0"/>
          <w:bCs w:val="0"/>
        </w:rPr>
        <w:t>teu</w:t>
      </w:r>
      <w:r w:rsidR="00C33928">
        <w:rPr>
          <w:rStyle w:val="Forte"/>
          <w:b w:val="0"/>
          <w:bCs w:val="0"/>
        </w:rPr>
        <w:t xml:space="preserve"> apoio e motiva</w:t>
      </w:r>
      <w:r w:rsidR="00B138C1">
        <w:rPr>
          <w:rStyle w:val="Forte"/>
          <w:b w:val="0"/>
          <w:bCs w:val="0"/>
        </w:rPr>
        <w:t>ção constantes têm sido a impulsão para superar os meus desafios.</w:t>
      </w:r>
    </w:p>
    <w:p w14:paraId="63BC6132" w14:textId="15CDCC20" w:rsidR="00B138C1" w:rsidRDefault="00B138C1" w:rsidP="00EA7689">
      <w:pPr>
        <w:rPr>
          <w:rStyle w:val="Forte"/>
          <w:b w:val="0"/>
          <w:bCs w:val="0"/>
        </w:rPr>
      </w:pPr>
      <w:r>
        <w:rPr>
          <w:rStyle w:val="Forte"/>
          <w:b w:val="0"/>
          <w:bCs w:val="0"/>
        </w:rPr>
        <w:t xml:space="preserve">Um agradecimento especial também ao meu irmão, cuja colaboração foi </w:t>
      </w:r>
      <w:r w:rsidR="00BD15AE">
        <w:rPr>
          <w:rStyle w:val="Forte"/>
          <w:b w:val="0"/>
          <w:bCs w:val="0"/>
        </w:rPr>
        <w:t xml:space="preserve">essencial </w:t>
      </w:r>
      <w:r w:rsidR="007D4119">
        <w:rPr>
          <w:rStyle w:val="Forte"/>
          <w:b w:val="0"/>
          <w:bCs w:val="0"/>
        </w:rPr>
        <w:t>na construção deste projeto. A sua paciência em me ajudar nos</w:t>
      </w:r>
      <w:r w:rsidR="00A51CAB">
        <w:rPr>
          <w:rStyle w:val="Forte"/>
          <w:b w:val="0"/>
          <w:bCs w:val="0"/>
        </w:rPr>
        <w:t xml:space="preserve"> meus</w:t>
      </w:r>
      <w:r w:rsidR="007D4119">
        <w:rPr>
          <w:rStyle w:val="Forte"/>
          <w:b w:val="0"/>
          <w:bCs w:val="0"/>
        </w:rPr>
        <w:t xml:space="preserve"> primeiros passos em </w:t>
      </w:r>
      <w:proofErr w:type="spellStart"/>
      <w:r w:rsidR="007D4119">
        <w:rPr>
          <w:rStyle w:val="Forte"/>
          <w:b w:val="0"/>
          <w:bCs w:val="0"/>
        </w:rPr>
        <w:t>Kotlin</w:t>
      </w:r>
      <w:proofErr w:type="spellEnd"/>
      <w:r w:rsidR="007D4119">
        <w:rPr>
          <w:rStyle w:val="Forte"/>
          <w:b w:val="0"/>
          <w:bCs w:val="0"/>
        </w:rPr>
        <w:t xml:space="preserve"> e Android</w:t>
      </w:r>
      <w:r w:rsidR="00575A01">
        <w:rPr>
          <w:rStyle w:val="Forte"/>
          <w:b w:val="0"/>
          <w:bCs w:val="0"/>
        </w:rPr>
        <w:t xml:space="preserve">, assim como o seu apoio incansável, foram de valor inestimável </w:t>
      </w:r>
      <w:r w:rsidR="00210CCD">
        <w:rPr>
          <w:rStyle w:val="Forte"/>
          <w:b w:val="0"/>
          <w:bCs w:val="0"/>
        </w:rPr>
        <w:t>para o meu sucesso e o sucesso deste projeto.</w:t>
      </w:r>
    </w:p>
    <w:p w14:paraId="23BA6135" w14:textId="77777777" w:rsidR="00734C33" w:rsidRDefault="00210CCD" w:rsidP="00EA7689">
      <w:pPr>
        <w:rPr>
          <w:rStyle w:val="Forte"/>
          <w:b w:val="0"/>
          <w:bCs w:val="0"/>
        </w:rPr>
      </w:pPr>
      <w:r>
        <w:rPr>
          <w:rStyle w:val="Forte"/>
          <w:b w:val="0"/>
          <w:bCs w:val="0"/>
        </w:rPr>
        <w:t>Não posso deixar de mencionar a minha namorada, a quem agradeço pela ajuda na redação deste relatório</w:t>
      </w:r>
      <w:r w:rsidR="00D666BF">
        <w:rPr>
          <w:rStyle w:val="Forte"/>
          <w:b w:val="0"/>
          <w:bCs w:val="0"/>
        </w:rPr>
        <w:t>, oferecendo ajuda em todos os momentos desta jornada. A tua presença tem sido uma fonte constante de força e coragem</w:t>
      </w:r>
      <w:r w:rsidR="00734C33">
        <w:rPr>
          <w:rStyle w:val="Forte"/>
          <w:b w:val="0"/>
          <w:bCs w:val="0"/>
        </w:rPr>
        <w:t>.</w:t>
      </w:r>
    </w:p>
    <w:p w14:paraId="42BD5A0F" w14:textId="77777777" w:rsidR="0044462E" w:rsidRDefault="00734C33" w:rsidP="00EA7689">
      <w:pPr>
        <w:rPr>
          <w:rStyle w:val="Forte"/>
          <w:b w:val="0"/>
          <w:bCs w:val="0"/>
        </w:rPr>
      </w:pPr>
      <w:r>
        <w:rPr>
          <w:rStyle w:val="Forte"/>
          <w:b w:val="0"/>
          <w:bCs w:val="0"/>
        </w:rPr>
        <w:t xml:space="preserve">Por fim, um enorme agradecimento a todos os meus amigos e colegas. </w:t>
      </w:r>
      <w:r w:rsidR="00F579AE">
        <w:rPr>
          <w:rStyle w:val="Forte"/>
          <w:b w:val="0"/>
          <w:bCs w:val="0"/>
        </w:rPr>
        <w:t>As vossas contribuições de amizade e apoio tornaram esta experiência ainda mais significativa e enriquecedora.</w:t>
      </w:r>
    </w:p>
    <w:p w14:paraId="36359E46" w14:textId="336ECCEC" w:rsidR="00210CCD" w:rsidRPr="009F21B7" w:rsidRDefault="0044462E" w:rsidP="00EA7689">
      <w:r>
        <w:rPr>
          <w:rStyle w:val="Forte"/>
          <w:b w:val="0"/>
          <w:bCs w:val="0"/>
        </w:rPr>
        <w:t>A todos vocês, um enorme obrigado. O vosso apoio e presença na minha vida fizeram toda a diferença, e sou extremamente grato por ter cada um de vocês</w:t>
      </w:r>
      <w:r w:rsidR="000341C1">
        <w:rPr>
          <w:rStyle w:val="Forte"/>
          <w:b w:val="0"/>
          <w:bCs w:val="0"/>
        </w:rPr>
        <w:t xml:space="preserve"> na nesta jornada.</w:t>
      </w:r>
      <w:r w:rsidR="00677649">
        <w:rPr>
          <w:rStyle w:val="Forte"/>
          <w:b w:val="0"/>
          <w:bCs w:val="0"/>
        </w:rPr>
        <w:t xml:space="preserve"> </w:t>
      </w:r>
    </w:p>
    <w:p w14:paraId="769D6945" w14:textId="77777777" w:rsidR="00421865" w:rsidRPr="009F21B7" w:rsidRDefault="00421865" w:rsidP="00EA7689"/>
    <w:p w14:paraId="728A7F8F" w14:textId="77777777" w:rsidR="00FF693F" w:rsidRPr="009F21B7" w:rsidRDefault="00FF693F" w:rsidP="00EA7689"/>
    <w:p w14:paraId="42146AB7" w14:textId="77777777" w:rsidR="00D078A2" w:rsidRPr="009F21B7" w:rsidRDefault="00D078A2" w:rsidP="00EA7689"/>
    <w:p w14:paraId="7DAFA039" w14:textId="0B1F2CD0" w:rsidR="00421865" w:rsidRPr="009F21B7" w:rsidRDefault="00421865" w:rsidP="00EA7689">
      <w:r w:rsidRPr="009F21B7">
        <w:br w:type="page"/>
      </w:r>
    </w:p>
    <w:p w14:paraId="63160631" w14:textId="4B347FF3" w:rsidR="00813FB9" w:rsidRPr="00EA7689" w:rsidRDefault="00421865" w:rsidP="00EB2A31">
      <w:pPr>
        <w:pStyle w:val="Ttulo1"/>
        <w:numPr>
          <w:ilvl w:val="0"/>
          <w:numId w:val="0"/>
        </w:numPr>
        <w:ind w:left="720"/>
      </w:pPr>
      <w:bookmarkStart w:id="3" w:name="_Toc140544109"/>
      <w:r w:rsidRPr="00EA7689">
        <w:lastRenderedPageBreak/>
        <w:t>Resumo</w:t>
      </w:r>
      <w:bookmarkEnd w:id="3"/>
    </w:p>
    <w:p w14:paraId="5AB65F52" w14:textId="77777777" w:rsidR="004B23A5" w:rsidRPr="00EA7689" w:rsidRDefault="004B23A5" w:rsidP="00EA7689"/>
    <w:p w14:paraId="6D64994E" w14:textId="5CDCC0FD" w:rsidR="004B23A5" w:rsidRDefault="004B23A5" w:rsidP="00EA7689">
      <w:r w:rsidRPr="004B23A5">
        <w:t>Este trabalho explora a t</w:t>
      </w:r>
      <w:r>
        <w:t>ecnologia LoRa (Long Range) para desenvolver um sistema IoT que adquire informação sobre as condições climáticas</w:t>
      </w:r>
      <w:r w:rsidR="00C631D5">
        <w:t>,</w:t>
      </w:r>
      <w:r>
        <w:t xml:space="preserve"> com o us</w:t>
      </w:r>
      <w:r w:rsidR="00C631D5">
        <w:t>o</w:t>
      </w:r>
      <w:r>
        <w:t xml:space="preserve"> de torres periféricas</w:t>
      </w:r>
      <w:r w:rsidR="00C631D5">
        <w:t>,</w:t>
      </w:r>
      <w:r>
        <w:t xml:space="preserve"> de modo a monitorar a qualidade do ar e do solo através de sensores. Os elementos do sensor enviam informações por meio da tecnologia LoRa para uma torre central (torre mãe) em relação à área de monitoramento. Os dados são armazenados e processados numa base de dados e apresentados numa aplicação android desenvolvida com essa finalidade.</w:t>
      </w:r>
    </w:p>
    <w:p w14:paraId="7A8C9CDB" w14:textId="5EB7B535" w:rsidR="004B23A5" w:rsidRDefault="004B23A5" w:rsidP="00EA7689">
      <w:r>
        <w:t xml:space="preserve">A pesquisa concentrou-se </w:t>
      </w:r>
      <w:r w:rsidR="00AC6DFB">
        <w:t>no desenvolvimento de uma aplicação android</w:t>
      </w:r>
      <w:r w:rsidR="006409FA">
        <w:t xml:space="preserve">, que permitirá obter </w:t>
      </w:r>
      <w:r w:rsidR="00824970">
        <w:t>e analisar os dados</w:t>
      </w:r>
      <w:r w:rsidR="001D42B3">
        <w:t xml:space="preserve"> recolhidos pelas torres periféricas</w:t>
      </w:r>
      <w:r w:rsidR="00BC25BF">
        <w:t xml:space="preserve"> em tempo real</w:t>
      </w:r>
      <w:r>
        <w:t>.</w:t>
      </w:r>
    </w:p>
    <w:p w14:paraId="48AE2C6A" w14:textId="0E679389" w:rsidR="00DF3AD2" w:rsidRPr="004B23A5" w:rsidRDefault="004B23A5" w:rsidP="00021662">
      <w:r>
        <w:t>Concluiu-se que o uso da tecnologia LoRa pode ser</w:t>
      </w:r>
      <w:r w:rsidR="002268B4">
        <w:t xml:space="preserve"> extremamente eficiente para o desenvolvimento de sistemas IoT de baixo-custo</w:t>
      </w:r>
      <w:r w:rsidR="00017F8B">
        <w:t xml:space="preserve"> e com benefícios</w:t>
      </w:r>
      <w:r w:rsidR="00C10A88">
        <w:t>* (adicionar os benefícios)</w:t>
      </w:r>
      <w:r w:rsidR="002268B4">
        <w:t>.</w:t>
      </w:r>
    </w:p>
    <w:p w14:paraId="7B4E732B" w14:textId="77777777" w:rsidR="00813FB9" w:rsidRPr="004B23A5" w:rsidRDefault="00813FB9" w:rsidP="00EA7689">
      <w:pPr>
        <w:rPr>
          <w:shd w:val="clear" w:color="auto" w:fill="FFFFFF"/>
        </w:rPr>
      </w:pPr>
    </w:p>
    <w:p w14:paraId="59824ADA" w14:textId="77777777" w:rsidR="00813FB9" w:rsidRPr="004B23A5" w:rsidRDefault="00813FB9" w:rsidP="00EA7689">
      <w:pPr>
        <w:rPr>
          <w:shd w:val="clear" w:color="auto" w:fill="FFFFFF"/>
        </w:rPr>
      </w:pPr>
    </w:p>
    <w:p w14:paraId="6E1D8995" w14:textId="77777777" w:rsidR="00813FB9" w:rsidRPr="004B23A5" w:rsidRDefault="00813FB9" w:rsidP="00EA7689">
      <w:pPr>
        <w:rPr>
          <w:shd w:val="clear" w:color="auto" w:fill="FFFFFF"/>
        </w:rPr>
      </w:pPr>
    </w:p>
    <w:p w14:paraId="40D41A4C" w14:textId="77777777" w:rsidR="00813FB9" w:rsidRPr="004B23A5" w:rsidRDefault="00813FB9" w:rsidP="00EA7689">
      <w:pPr>
        <w:rPr>
          <w:shd w:val="clear" w:color="auto" w:fill="FFFFFF"/>
        </w:rPr>
      </w:pPr>
    </w:p>
    <w:p w14:paraId="17F38398" w14:textId="27C79AB2" w:rsidR="00421865" w:rsidRPr="002220AB" w:rsidRDefault="00813FB9" w:rsidP="00EA7689">
      <w:pPr>
        <w:rPr>
          <w:b/>
          <w:bCs/>
          <w:shd w:val="clear" w:color="auto" w:fill="FFFFFF"/>
        </w:rPr>
      </w:pPr>
      <w:r w:rsidRPr="002220AB">
        <w:rPr>
          <w:b/>
          <w:bCs/>
          <w:shd w:val="clear" w:color="auto" w:fill="FFFFFF"/>
        </w:rPr>
        <w:t>Palavras-Chave:</w:t>
      </w:r>
      <w:r w:rsidR="002268B4">
        <w:rPr>
          <w:b/>
          <w:bCs/>
          <w:shd w:val="clear" w:color="auto" w:fill="FFFFFF"/>
        </w:rPr>
        <w:t xml:space="preserve"> </w:t>
      </w:r>
      <w:r w:rsidR="002268B4" w:rsidRPr="002268B4">
        <w:rPr>
          <w:shd w:val="clear" w:color="auto" w:fill="FFFFFF"/>
        </w:rPr>
        <w:t xml:space="preserve">Sistemas IoT, </w:t>
      </w:r>
      <w:r w:rsidR="00326EA8">
        <w:rPr>
          <w:shd w:val="clear" w:color="auto" w:fill="FFFFFF"/>
        </w:rPr>
        <w:t>Andr</w:t>
      </w:r>
      <w:r w:rsidR="005626EE">
        <w:rPr>
          <w:shd w:val="clear" w:color="auto" w:fill="FFFFFF"/>
        </w:rPr>
        <w:t>oid</w:t>
      </w:r>
      <w:r w:rsidR="002268B4" w:rsidRPr="002268B4">
        <w:rPr>
          <w:shd w:val="clear" w:color="auto" w:fill="FFFFFF"/>
        </w:rPr>
        <w:t>, Eficiência, Baixo-custo</w:t>
      </w:r>
    </w:p>
    <w:p w14:paraId="5E410A6B" w14:textId="77777777" w:rsidR="00D078A2" w:rsidRPr="002220AB" w:rsidRDefault="00D078A2" w:rsidP="00EA7689"/>
    <w:p w14:paraId="3DACFD5D" w14:textId="77777777" w:rsidR="00D078A2" w:rsidRPr="002220AB" w:rsidRDefault="00D078A2" w:rsidP="00EA7689"/>
    <w:p w14:paraId="51018A55" w14:textId="77777777" w:rsidR="00D078A2" w:rsidRPr="002220AB" w:rsidRDefault="00D078A2" w:rsidP="00EA7689"/>
    <w:p w14:paraId="75FCB7EA" w14:textId="54284D6A" w:rsidR="00813FB9" w:rsidRPr="002220AB" w:rsidRDefault="00813FB9" w:rsidP="00EA7689">
      <w:r w:rsidRPr="002220AB">
        <w:br w:type="page"/>
      </w:r>
    </w:p>
    <w:p w14:paraId="292ECC0D" w14:textId="65DA2387" w:rsidR="00D078A2" w:rsidRPr="00655D8C" w:rsidRDefault="00813FB9" w:rsidP="00EB2A31">
      <w:pPr>
        <w:pStyle w:val="Ttulo1"/>
        <w:numPr>
          <w:ilvl w:val="0"/>
          <w:numId w:val="0"/>
        </w:numPr>
        <w:ind w:left="360"/>
        <w:rPr>
          <w:lang w:val="en-GB"/>
        </w:rPr>
      </w:pPr>
      <w:bookmarkStart w:id="4" w:name="_Toc140544110"/>
      <w:r w:rsidRPr="00655D8C">
        <w:rPr>
          <w:lang w:val="en-GB"/>
        </w:rPr>
        <w:lastRenderedPageBreak/>
        <w:t>Abstract</w:t>
      </w:r>
      <w:bookmarkEnd w:id="4"/>
    </w:p>
    <w:p w14:paraId="044C807B" w14:textId="77777777" w:rsidR="00813FB9" w:rsidRPr="00E15BB0" w:rsidRDefault="00813FB9" w:rsidP="00E33119">
      <w:pPr>
        <w:ind w:firstLine="0"/>
        <w:rPr>
          <w:lang w:val="en-GB"/>
        </w:rPr>
      </w:pPr>
    </w:p>
    <w:p w14:paraId="5222E2E0" w14:textId="0C9EBD98" w:rsidR="00AE3941" w:rsidRPr="00992883" w:rsidRDefault="002220AB" w:rsidP="00EA7689">
      <w:pPr>
        <w:rPr>
          <w:shd w:val="clear" w:color="auto" w:fill="FFFFFF"/>
          <w:lang w:val="en-GB"/>
        </w:rPr>
      </w:pPr>
      <w:r w:rsidRPr="00992883">
        <w:rPr>
          <w:rStyle w:val="Forte"/>
          <w:rFonts w:cs="Times New Roman"/>
          <w:b w:val="0"/>
          <w:color w:val="000000"/>
          <w:shd w:val="clear" w:color="auto" w:fill="FFFFFF"/>
          <w:lang w:val="en-GB"/>
        </w:rPr>
        <w:t xml:space="preserve">One of the </w:t>
      </w:r>
      <w:r w:rsidR="004B23A5" w:rsidRPr="00992883">
        <w:rPr>
          <w:rStyle w:val="Forte"/>
          <w:rFonts w:cs="Times New Roman"/>
          <w:b w:val="0"/>
          <w:color w:val="000000"/>
          <w:shd w:val="clear" w:color="auto" w:fill="FFFFFF"/>
          <w:lang w:val="en-GB"/>
        </w:rPr>
        <w:t>components</w:t>
      </w:r>
      <w:r w:rsidRPr="00992883">
        <w:rPr>
          <w:rStyle w:val="Forte"/>
          <w:rFonts w:cs="Times New Roman"/>
          <w:b w:val="0"/>
          <w:color w:val="000000"/>
          <w:shd w:val="clear" w:color="auto" w:fill="FFFFFF"/>
          <w:lang w:val="en-GB"/>
        </w:rPr>
        <w:t xml:space="preserve"> of an IoT (Internet of Things) system is wireless networks. Finding the best solution for an IoT application becomes a challenge as a wireless network is dependent</w:t>
      </w:r>
      <w:r w:rsidR="00E677D7" w:rsidRPr="00992883">
        <w:rPr>
          <w:rStyle w:val="Forte"/>
          <w:rFonts w:cs="Times New Roman"/>
          <w:b w:val="0"/>
          <w:color w:val="000000"/>
          <w:shd w:val="clear" w:color="auto" w:fill="FFFFFF"/>
          <w:lang w:val="en-GB"/>
        </w:rPr>
        <w:t xml:space="preserve"> on the autonomy of power systems. This work explores an emerging LoRa (Long Range) technology, </w:t>
      </w:r>
      <w:r w:rsidR="004B23A5" w:rsidRPr="00992883">
        <w:rPr>
          <w:rStyle w:val="Forte"/>
          <w:rFonts w:cs="Times New Roman"/>
          <w:b w:val="0"/>
          <w:color w:val="000000"/>
          <w:shd w:val="clear" w:color="auto" w:fill="FFFFFF"/>
          <w:lang w:val="en-GB"/>
        </w:rPr>
        <w:t>which</w:t>
      </w:r>
      <w:r w:rsidR="00E677D7" w:rsidRPr="00992883">
        <w:rPr>
          <w:rStyle w:val="Forte"/>
          <w:rFonts w:cs="Times New Roman"/>
          <w:b w:val="0"/>
          <w:color w:val="000000"/>
          <w:shd w:val="clear" w:color="auto" w:fill="FFFFFF"/>
          <w:lang w:val="en-GB"/>
        </w:rPr>
        <w:t xml:space="preserve"> allows for the creation of low-cost IoT systems, as this technology is independent of telecommunication operators. This work consists of developing an IoT system for acquiring information about </w:t>
      </w:r>
      <w:r w:rsidR="004B23A5" w:rsidRPr="00992883">
        <w:rPr>
          <w:rStyle w:val="Forte"/>
          <w:rFonts w:cs="Times New Roman"/>
          <w:b w:val="0"/>
          <w:color w:val="000000"/>
          <w:shd w:val="clear" w:color="auto" w:fill="FFFFFF"/>
          <w:lang w:val="en-GB"/>
        </w:rPr>
        <w:t>weather</w:t>
      </w:r>
      <w:r w:rsidR="00E677D7" w:rsidRPr="00992883">
        <w:rPr>
          <w:rStyle w:val="Forte"/>
          <w:rFonts w:cs="Times New Roman"/>
          <w:b w:val="0"/>
          <w:color w:val="000000"/>
          <w:shd w:val="clear" w:color="auto" w:fill="FFFFFF"/>
          <w:lang w:val="en-GB"/>
        </w:rPr>
        <w:t xml:space="preserve"> conditions (peripheral towers for monitoring both air and soil quality). The various sensor elements send information through LoRa technology to a gateway located at a central point (mother tower) in relation to the monitoring area. This </w:t>
      </w:r>
      <w:r w:rsidR="004B23A5" w:rsidRPr="00992883">
        <w:rPr>
          <w:rStyle w:val="Forte"/>
          <w:rFonts w:cs="Times New Roman"/>
          <w:b w:val="0"/>
          <w:color w:val="000000"/>
          <w:shd w:val="clear" w:color="auto" w:fill="FFFFFF"/>
          <w:lang w:val="en-GB"/>
        </w:rPr>
        <w:t>information</w:t>
      </w:r>
      <w:r w:rsidR="00E677D7" w:rsidRPr="00992883">
        <w:rPr>
          <w:rStyle w:val="Forte"/>
          <w:rFonts w:cs="Times New Roman"/>
          <w:b w:val="0"/>
          <w:color w:val="000000"/>
          <w:shd w:val="clear" w:color="auto" w:fill="FFFFFF"/>
          <w:lang w:val="en-GB"/>
        </w:rPr>
        <w:t xml:space="preserve"> is sent to a database where it is stored and processed for presentation in an application developed for this purpose. The study is focused on identifying suitable solutions in relation to the autonomy of the power system (batteries) </w:t>
      </w:r>
      <w:proofErr w:type="gramStart"/>
      <w:r w:rsidR="00E677D7" w:rsidRPr="00992883">
        <w:rPr>
          <w:rStyle w:val="Forte"/>
          <w:rFonts w:cs="Times New Roman"/>
          <w:b w:val="0"/>
          <w:color w:val="000000"/>
          <w:shd w:val="clear" w:color="auto" w:fill="FFFFFF"/>
          <w:lang w:val="en-GB"/>
        </w:rPr>
        <w:t>and also</w:t>
      </w:r>
      <w:proofErr w:type="gramEnd"/>
      <w:r w:rsidR="00E677D7" w:rsidRPr="00992883">
        <w:rPr>
          <w:rStyle w:val="Forte"/>
          <w:rFonts w:cs="Times New Roman"/>
          <w:b w:val="0"/>
          <w:color w:val="000000"/>
          <w:shd w:val="clear" w:color="auto" w:fill="FFFFFF"/>
          <w:lang w:val="en-GB"/>
        </w:rPr>
        <w:t xml:space="preserve"> regarding the optimized frequency for sending data from sensors using LoRa technology. </w:t>
      </w:r>
      <w:r w:rsidR="00E677D7" w:rsidRPr="00992883">
        <w:rPr>
          <w:rStyle w:val="Forte"/>
          <w:rFonts w:cs="Times New Roman"/>
          <w:b w:val="0"/>
          <w:bCs w:val="0"/>
          <w:color w:val="000000"/>
          <w:shd w:val="clear" w:color="auto" w:fill="FFFFFF"/>
          <w:lang w:val="en-GB"/>
        </w:rPr>
        <w:t>For this purpose, a triangulation system was designed consisting of two peripheral towers and a mother tower. The peripheral towers transmit data about the soil temperature and humidity to the mother tower. Regarding the choice of batteries, it was found that the best result for a sending frequency of 6 sets of data per hour were achieved with LiPo 3.7 V 1350 mA batteries. Considering the sending of information, data from the two peripheral towers were sent to the mother tower at the frequency of 868MHz, respecting the maximum transmission power. However, a solution is being developed to solve a problem associated with synchronization between the peripheral towers and the mother tower. This is because, if there is simultaneous sending of information from the peripheral towers after re-initialising the sending of information, sometimes data loss is observed. In this respect, a 4% loss of data was observed in relation to the sending and receiving</w:t>
      </w:r>
      <w:r w:rsidR="004B23A5" w:rsidRPr="00992883">
        <w:rPr>
          <w:rStyle w:val="Forte"/>
          <w:rFonts w:cs="Times New Roman"/>
          <w:b w:val="0"/>
          <w:bCs w:val="0"/>
          <w:color w:val="000000"/>
          <w:shd w:val="clear" w:color="auto" w:fill="FFFFFF"/>
          <w:lang w:val="en-GB"/>
        </w:rPr>
        <w:t xml:space="preserve"> of data. Nevertheless, it can be concluded that the use of LoRa technology can be efficient for the development of low-cost IoT systems.</w:t>
      </w:r>
    </w:p>
    <w:p w14:paraId="6612646B" w14:textId="77777777" w:rsidR="00AE3941" w:rsidRPr="00992883" w:rsidRDefault="00AE3941" w:rsidP="00EA7689">
      <w:pPr>
        <w:rPr>
          <w:shd w:val="clear" w:color="auto" w:fill="FFFFFF"/>
          <w:lang w:val="en-GB"/>
        </w:rPr>
      </w:pPr>
    </w:p>
    <w:p w14:paraId="175BFD68" w14:textId="77777777" w:rsidR="00AE3941" w:rsidRPr="00992883" w:rsidRDefault="00AE3941" w:rsidP="00EA7689">
      <w:pPr>
        <w:rPr>
          <w:shd w:val="clear" w:color="auto" w:fill="FFFFFF"/>
          <w:lang w:val="en-GB"/>
        </w:rPr>
      </w:pPr>
    </w:p>
    <w:p w14:paraId="2C161590" w14:textId="77777777" w:rsidR="00AE3941" w:rsidRPr="00992883" w:rsidRDefault="00AE3941" w:rsidP="00EA7689">
      <w:pPr>
        <w:rPr>
          <w:shd w:val="clear" w:color="auto" w:fill="FFFFFF"/>
          <w:lang w:val="en-GB"/>
        </w:rPr>
      </w:pPr>
    </w:p>
    <w:p w14:paraId="5691E82D" w14:textId="450F7F5F" w:rsidR="00AE3941" w:rsidRPr="00992883" w:rsidRDefault="00AE3941" w:rsidP="00EA7689">
      <w:pPr>
        <w:rPr>
          <w:b/>
          <w:bCs/>
          <w:shd w:val="clear" w:color="auto" w:fill="FFFFFF"/>
          <w:lang w:val="en-GB"/>
        </w:rPr>
      </w:pPr>
      <w:r w:rsidRPr="00992883">
        <w:rPr>
          <w:b/>
          <w:bCs/>
          <w:shd w:val="clear" w:color="auto" w:fill="FFFFFF"/>
          <w:lang w:val="en-GB"/>
        </w:rPr>
        <w:t>Key</w:t>
      </w:r>
      <w:r w:rsidR="004D54F0">
        <w:rPr>
          <w:b/>
          <w:bCs/>
          <w:shd w:val="clear" w:color="auto" w:fill="FFFFFF"/>
          <w:lang w:val="en-GB"/>
        </w:rPr>
        <w:t>w</w:t>
      </w:r>
      <w:r w:rsidRPr="00992883">
        <w:rPr>
          <w:b/>
          <w:bCs/>
          <w:shd w:val="clear" w:color="auto" w:fill="FFFFFF"/>
          <w:lang w:val="en-GB"/>
        </w:rPr>
        <w:t>ords:</w:t>
      </w:r>
      <w:r w:rsidR="004B23A5" w:rsidRPr="00992883">
        <w:rPr>
          <w:b/>
          <w:bCs/>
          <w:shd w:val="clear" w:color="auto" w:fill="FFFFFF"/>
          <w:lang w:val="en-GB"/>
        </w:rPr>
        <w:t xml:space="preserve"> </w:t>
      </w:r>
      <w:r w:rsidR="004B23A5" w:rsidRPr="00992883">
        <w:rPr>
          <w:shd w:val="clear" w:color="auto" w:fill="FFFFFF"/>
          <w:lang w:val="en-GB"/>
        </w:rPr>
        <w:t>IoT systems, LoRa technology, Efficient and Low-Cost communication</w:t>
      </w:r>
    </w:p>
    <w:p w14:paraId="1B76C563" w14:textId="7923214F" w:rsidR="00AE3941" w:rsidRPr="00992883" w:rsidRDefault="00AE3941" w:rsidP="00EA7689">
      <w:pPr>
        <w:rPr>
          <w:shd w:val="clear" w:color="auto" w:fill="FFFFFF"/>
          <w:lang w:val="en-GB"/>
        </w:rPr>
      </w:pPr>
    </w:p>
    <w:p w14:paraId="43DCCBA9" w14:textId="77777777" w:rsidR="002268B4" w:rsidRPr="00992883" w:rsidRDefault="002268B4" w:rsidP="00EA7689">
      <w:pPr>
        <w:rPr>
          <w:shd w:val="clear" w:color="auto" w:fill="FFFFFF"/>
          <w:lang w:val="en-GB"/>
        </w:rPr>
      </w:pPr>
    </w:p>
    <w:bookmarkStart w:id="5" w:name="_Toc140544111" w:displacedByCustomXml="next"/>
    <w:sdt>
      <w:sdtPr>
        <w:rPr>
          <w:b w:val="0"/>
          <w:bCs w:val="0"/>
          <w:sz w:val="22"/>
          <w:szCs w:val="22"/>
        </w:rPr>
        <w:id w:val="-790818419"/>
        <w:docPartObj>
          <w:docPartGallery w:val="Table of Contents"/>
          <w:docPartUnique/>
        </w:docPartObj>
      </w:sdtPr>
      <w:sdtEndPr/>
      <w:sdtContent>
        <w:p w14:paraId="4249E902" w14:textId="287CC905" w:rsidR="00AE3941" w:rsidRPr="004B23A5" w:rsidRDefault="00AE3941" w:rsidP="00EB2A31">
          <w:pPr>
            <w:pStyle w:val="Ttulo1"/>
            <w:numPr>
              <w:ilvl w:val="0"/>
              <w:numId w:val="0"/>
            </w:numPr>
            <w:ind w:left="360"/>
          </w:pPr>
          <w:r w:rsidRPr="004B23A5">
            <w:t>Índice</w:t>
          </w:r>
          <w:bookmarkEnd w:id="5"/>
        </w:p>
        <w:p w14:paraId="430B8BCC" w14:textId="29701CDD" w:rsidR="00FC2424" w:rsidRDefault="00AE3941">
          <w:pPr>
            <w:pStyle w:val="ndice1"/>
            <w:tabs>
              <w:tab w:val="right" w:leader="dot" w:pos="8777"/>
            </w:tabs>
            <w:rPr>
              <w:rFonts w:asciiTheme="minorHAnsi" w:eastAsiaTheme="minorEastAsia" w:hAnsiTheme="minorHAnsi"/>
              <w:noProof/>
              <w:lang w:val="en-GB" w:eastAsia="en-GB"/>
            </w:rPr>
          </w:pPr>
          <w:r>
            <w:rPr>
              <w:lang w:val="en-GB"/>
            </w:rPr>
            <w:fldChar w:fldCharType="begin"/>
          </w:r>
          <w:r>
            <w:instrText xml:space="preserve"> TOC \o "1-3" \h \z \u </w:instrText>
          </w:r>
          <w:r>
            <w:rPr>
              <w:lang w:val="en-GB"/>
            </w:rPr>
            <w:fldChar w:fldCharType="separate"/>
          </w:r>
          <w:hyperlink w:anchor="_Toc140544108" w:history="1">
            <w:r w:rsidR="00FC2424" w:rsidRPr="008B3641">
              <w:rPr>
                <w:rStyle w:val="Hiperligao"/>
                <w:noProof/>
                <w:lang w:val="en-GB"/>
              </w:rPr>
              <w:t>Agradecimentos</w:t>
            </w:r>
            <w:r w:rsidR="00FC2424">
              <w:rPr>
                <w:noProof/>
                <w:webHidden/>
              </w:rPr>
              <w:tab/>
            </w:r>
            <w:r w:rsidR="00FC2424">
              <w:rPr>
                <w:noProof/>
                <w:webHidden/>
              </w:rPr>
              <w:fldChar w:fldCharType="begin"/>
            </w:r>
            <w:r w:rsidR="00FC2424">
              <w:rPr>
                <w:noProof/>
                <w:webHidden/>
              </w:rPr>
              <w:instrText xml:space="preserve"> PAGEREF _Toc140544108 \h </w:instrText>
            </w:r>
            <w:r w:rsidR="00FC2424">
              <w:rPr>
                <w:noProof/>
                <w:webHidden/>
              </w:rPr>
            </w:r>
            <w:r w:rsidR="00FC2424">
              <w:rPr>
                <w:noProof/>
                <w:webHidden/>
              </w:rPr>
              <w:fldChar w:fldCharType="separate"/>
            </w:r>
            <w:r w:rsidR="00FC2424">
              <w:rPr>
                <w:noProof/>
                <w:webHidden/>
              </w:rPr>
              <w:t>iii</w:t>
            </w:r>
            <w:r w:rsidR="00FC2424">
              <w:rPr>
                <w:noProof/>
                <w:webHidden/>
              </w:rPr>
              <w:fldChar w:fldCharType="end"/>
            </w:r>
          </w:hyperlink>
        </w:p>
        <w:p w14:paraId="2CFEE614" w14:textId="7B983508" w:rsidR="00FC2424" w:rsidRDefault="001F3183">
          <w:pPr>
            <w:pStyle w:val="ndice1"/>
            <w:tabs>
              <w:tab w:val="right" w:leader="dot" w:pos="8777"/>
            </w:tabs>
            <w:rPr>
              <w:rFonts w:asciiTheme="minorHAnsi" w:eastAsiaTheme="minorEastAsia" w:hAnsiTheme="minorHAnsi"/>
              <w:noProof/>
              <w:lang w:val="en-GB" w:eastAsia="en-GB"/>
            </w:rPr>
          </w:pPr>
          <w:hyperlink w:anchor="_Toc140544109" w:history="1">
            <w:r w:rsidR="00FC2424" w:rsidRPr="008B3641">
              <w:rPr>
                <w:rStyle w:val="Hiperligao"/>
                <w:noProof/>
              </w:rPr>
              <w:t>Resumo</w:t>
            </w:r>
            <w:r w:rsidR="00FC2424">
              <w:rPr>
                <w:noProof/>
                <w:webHidden/>
              </w:rPr>
              <w:tab/>
            </w:r>
            <w:r w:rsidR="00FC2424">
              <w:rPr>
                <w:noProof/>
                <w:webHidden/>
              </w:rPr>
              <w:fldChar w:fldCharType="begin"/>
            </w:r>
            <w:r w:rsidR="00FC2424">
              <w:rPr>
                <w:noProof/>
                <w:webHidden/>
              </w:rPr>
              <w:instrText xml:space="preserve"> PAGEREF _Toc140544109 \h </w:instrText>
            </w:r>
            <w:r w:rsidR="00FC2424">
              <w:rPr>
                <w:noProof/>
                <w:webHidden/>
              </w:rPr>
            </w:r>
            <w:r w:rsidR="00FC2424">
              <w:rPr>
                <w:noProof/>
                <w:webHidden/>
              </w:rPr>
              <w:fldChar w:fldCharType="separate"/>
            </w:r>
            <w:r w:rsidR="00FC2424">
              <w:rPr>
                <w:noProof/>
                <w:webHidden/>
              </w:rPr>
              <w:t>iv</w:t>
            </w:r>
            <w:r w:rsidR="00FC2424">
              <w:rPr>
                <w:noProof/>
                <w:webHidden/>
              </w:rPr>
              <w:fldChar w:fldCharType="end"/>
            </w:r>
          </w:hyperlink>
        </w:p>
        <w:p w14:paraId="49CD665B" w14:textId="007F3BB6" w:rsidR="00FC2424" w:rsidRDefault="001F3183">
          <w:pPr>
            <w:pStyle w:val="ndice1"/>
            <w:tabs>
              <w:tab w:val="right" w:leader="dot" w:pos="8777"/>
            </w:tabs>
            <w:rPr>
              <w:rFonts w:asciiTheme="minorHAnsi" w:eastAsiaTheme="minorEastAsia" w:hAnsiTheme="minorHAnsi"/>
              <w:noProof/>
              <w:lang w:val="en-GB" w:eastAsia="en-GB"/>
            </w:rPr>
          </w:pPr>
          <w:hyperlink w:anchor="_Toc140544110" w:history="1">
            <w:r w:rsidR="00FC2424" w:rsidRPr="008B3641">
              <w:rPr>
                <w:rStyle w:val="Hiperligao"/>
                <w:noProof/>
                <w:lang w:val="en-GB"/>
              </w:rPr>
              <w:t>Abstract</w:t>
            </w:r>
            <w:r w:rsidR="00FC2424">
              <w:rPr>
                <w:noProof/>
                <w:webHidden/>
              </w:rPr>
              <w:tab/>
            </w:r>
            <w:r w:rsidR="00FC2424">
              <w:rPr>
                <w:noProof/>
                <w:webHidden/>
              </w:rPr>
              <w:fldChar w:fldCharType="begin"/>
            </w:r>
            <w:r w:rsidR="00FC2424">
              <w:rPr>
                <w:noProof/>
                <w:webHidden/>
              </w:rPr>
              <w:instrText xml:space="preserve"> PAGEREF _Toc140544110 \h </w:instrText>
            </w:r>
            <w:r w:rsidR="00FC2424">
              <w:rPr>
                <w:noProof/>
                <w:webHidden/>
              </w:rPr>
            </w:r>
            <w:r w:rsidR="00FC2424">
              <w:rPr>
                <w:noProof/>
                <w:webHidden/>
              </w:rPr>
              <w:fldChar w:fldCharType="separate"/>
            </w:r>
            <w:r w:rsidR="00FC2424">
              <w:rPr>
                <w:noProof/>
                <w:webHidden/>
              </w:rPr>
              <w:t>v</w:t>
            </w:r>
            <w:r w:rsidR="00FC2424">
              <w:rPr>
                <w:noProof/>
                <w:webHidden/>
              </w:rPr>
              <w:fldChar w:fldCharType="end"/>
            </w:r>
          </w:hyperlink>
        </w:p>
        <w:p w14:paraId="67DC89C6" w14:textId="3FEAF731" w:rsidR="00FC2424" w:rsidRDefault="001F3183">
          <w:pPr>
            <w:pStyle w:val="ndice1"/>
            <w:tabs>
              <w:tab w:val="right" w:leader="dot" w:pos="8777"/>
            </w:tabs>
            <w:rPr>
              <w:rFonts w:asciiTheme="minorHAnsi" w:eastAsiaTheme="minorEastAsia" w:hAnsiTheme="minorHAnsi"/>
              <w:noProof/>
              <w:lang w:val="en-GB" w:eastAsia="en-GB"/>
            </w:rPr>
          </w:pPr>
          <w:hyperlink w:anchor="_Toc140544111" w:history="1">
            <w:r w:rsidR="00FC2424" w:rsidRPr="008B3641">
              <w:rPr>
                <w:rStyle w:val="Hiperligao"/>
                <w:noProof/>
              </w:rPr>
              <w:t>Índice</w:t>
            </w:r>
            <w:r w:rsidR="00FC2424">
              <w:rPr>
                <w:noProof/>
                <w:webHidden/>
              </w:rPr>
              <w:tab/>
            </w:r>
            <w:r w:rsidR="00FC2424">
              <w:rPr>
                <w:noProof/>
                <w:webHidden/>
              </w:rPr>
              <w:fldChar w:fldCharType="begin"/>
            </w:r>
            <w:r w:rsidR="00FC2424">
              <w:rPr>
                <w:noProof/>
                <w:webHidden/>
              </w:rPr>
              <w:instrText xml:space="preserve"> PAGEREF _Toc140544111 \h </w:instrText>
            </w:r>
            <w:r w:rsidR="00FC2424">
              <w:rPr>
                <w:noProof/>
                <w:webHidden/>
              </w:rPr>
            </w:r>
            <w:r w:rsidR="00FC2424">
              <w:rPr>
                <w:noProof/>
                <w:webHidden/>
              </w:rPr>
              <w:fldChar w:fldCharType="separate"/>
            </w:r>
            <w:r w:rsidR="00FC2424">
              <w:rPr>
                <w:noProof/>
                <w:webHidden/>
              </w:rPr>
              <w:t>vi</w:t>
            </w:r>
            <w:r w:rsidR="00FC2424">
              <w:rPr>
                <w:noProof/>
                <w:webHidden/>
              </w:rPr>
              <w:fldChar w:fldCharType="end"/>
            </w:r>
          </w:hyperlink>
        </w:p>
        <w:p w14:paraId="129E4D2B" w14:textId="62ECC1E3" w:rsidR="00FC2424" w:rsidRDefault="001F3183">
          <w:pPr>
            <w:pStyle w:val="ndice1"/>
            <w:tabs>
              <w:tab w:val="right" w:leader="dot" w:pos="8777"/>
            </w:tabs>
            <w:rPr>
              <w:rFonts w:asciiTheme="minorHAnsi" w:eastAsiaTheme="minorEastAsia" w:hAnsiTheme="minorHAnsi"/>
              <w:noProof/>
              <w:lang w:val="en-GB" w:eastAsia="en-GB"/>
            </w:rPr>
          </w:pPr>
          <w:hyperlink w:anchor="_Toc140544112" w:history="1">
            <w:r w:rsidR="00FC2424" w:rsidRPr="008B3641">
              <w:rPr>
                <w:rStyle w:val="Hiperligao"/>
                <w:noProof/>
              </w:rPr>
              <w:t>Lista de Figuras</w:t>
            </w:r>
            <w:r w:rsidR="00FC2424">
              <w:rPr>
                <w:noProof/>
                <w:webHidden/>
              </w:rPr>
              <w:tab/>
            </w:r>
            <w:r w:rsidR="00FC2424">
              <w:rPr>
                <w:noProof/>
                <w:webHidden/>
              </w:rPr>
              <w:fldChar w:fldCharType="begin"/>
            </w:r>
            <w:r w:rsidR="00FC2424">
              <w:rPr>
                <w:noProof/>
                <w:webHidden/>
              </w:rPr>
              <w:instrText xml:space="preserve"> PAGEREF _Toc140544112 \h </w:instrText>
            </w:r>
            <w:r w:rsidR="00FC2424">
              <w:rPr>
                <w:noProof/>
                <w:webHidden/>
              </w:rPr>
            </w:r>
            <w:r w:rsidR="00FC2424">
              <w:rPr>
                <w:noProof/>
                <w:webHidden/>
              </w:rPr>
              <w:fldChar w:fldCharType="separate"/>
            </w:r>
            <w:r w:rsidR="00FC2424">
              <w:rPr>
                <w:noProof/>
                <w:webHidden/>
              </w:rPr>
              <w:t>viii</w:t>
            </w:r>
            <w:r w:rsidR="00FC2424">
              <w:rPr>
                <w:noProof/>
                <w:webHidden/>
              </w:rPr>
              <w:fldChar w:fldCharType="end"/>
            </w:r>
          </w:hyperlink>
        </w:p>
        <w:p w14:paraId="5E033519" w14:textId="666AE5E2" w:rsidR="00FC2424" w:rsidRDefault="001F3183">
          <w:pPr>
            <w:pStyle w:val="ndice1"/>
            <w:tabs>
              <w:tab w:val="right" w:leader="dot" w:pos="8777"/>
            </w:tabs>
            <w:rPr>
              <w:rFonts w:asciiTheme="minorHAnsi" w:eastAsiaTheme="minorEastAsia" w:hAnsiTheme="minorHAnsi"/>
              <w:noProof/>
              <w:lang w:val="en-GB" w:eastAsia="en-GB"/>
            </w:rPr>
          </w:pPr>
          <w:hyperlink w:anchor="_Toc140544113" w:history="1">
            <w:r w:rsidR="00FC2424" w:rsidRPr="008B3641">
              <w:rPr>
                <w:rStyle w:val="Hiperligao"/>
                <w:noProof/>
              </w:rPr>
              <w:t>Lista de Abreviaturas e Símbolos</w:t>
            </w:r>
            <w:r w:rsidR="00FC2424">
              <w:rPr>
                <w:noProof/>
                <w:webHidden/>
              </w:rPr>
              <w:tab/>
            </w:r>
            <w:r w:rsidR="00FC2424">
              <w:rPr>
                <w:noProof/>
                <w:webHidden/>
              </w:rPr>
              <w:fldChar w:fldCharType="begin"/>
            </w:r>
            <w:r w:rsidR="00FC2424">
              <w:rPr>
                <w:noProof/>
                <w:webHidden/>
              </w:rPr>
              <w:instrText xml:space="preserve"> PAGEREF _Toc140544113 \h </w:instrText>
            </w:r>
            <w:r w:rsidR="00FC2424">
              <w:rPr>
                <w:noProof/>
                <w:webHidden/>
              </w:rPr>
            </w:r>
            <w:r w:rsidR="00FC2424">
              <w:rPr>
                <w:noProof/>
                <w:webHidden/>
              </w:rPr>
              <w:fldChar w:fldCharType="separate"/>
            </w:r>
            <w:r w:rsidR="00FC2424">
              <w:rPr>
                <w:noProof/>
                <w:webHidden/>
              </w:rPr>
              <w:t>ix</w:t>
            </w:r>
            <w:r w:rsidR="00FC2424">
              <w:rPr>
                <w:noProof/>
                <w:webHidden/>
              </w:rPr>
              <w:fldChar w:fldCharType="end"/>
            </w:r>
          </w:hyperlink>
        </w:p>
        <w:p w14:paraId="3C18EF0D" w14:textId="1EA20590" w:rsidR="00FC2424" w:rsidRDefault="001F3183">
          <w:pPr>
            <w:pStyle w:val="ndice1"/>
            <w:tabs>
              <w:tab w:val="left" w:pos="1320"/>
              <w:tab w:val="right" w:leader="dot" w:pos="8777"/>
            </w:tabs>
            <w:rPr>
              <w:rFonts w:asciiTheme="minorHAnsi" w:eastAsiaTheme="minorEastAsia" w:hAnsiTheme="minorHAnsi"/>
              <w:noProof/>
              <w:lang w:val="en-GB" w:eastAsia="en-GB"/>
            </w:rPr>
          </w:pPr>
          <w:hyperlink w:anchor="_Toc140544114" w:history="1">
            <w:r w:rsidR="00FC2424" w:rsidRPr="008B3641">
              <w:rPr>
                <w:rStyle w:val="Hiperligao"/>
                <w:noProof/>
              </w:rPr>
              <w:t>1</w:t>
            </w:r>
            <w:r w:rsidR="00FC2424">
              <w:rPr>
                <w:rFonts w:asciiTheme="minorHAnsi" w:eastAsiaTheme="minorEastAsia" w:hAnsiTheme="minorHAnsi"/>
                <w:noProof/>
                <w:lang w:val="en-GB" w:eastAsia="en-GB"/>
              </w:rPr>
              <w:tab/>
            </w:r>
            <w:r w:rsidR="00FC2424" w:rsidRPr="008B3641">
              <w:rPr>
                <w:rStyle w:val="Hiperligao"/>
                <w:noProof/>
              </w:rPr>
              <w:t>Introdução</w:t>
            </w:r>
            <w:r w:rsidR="00FC2424">
              <w:rPr>
                <w:noProof/>
                <w:webHidden/>
              </w:rPr>
              <w:tab/>
            </w:r>
            <w:r w:rsidR="00FC2424">
              <w:rPr>
                <w:noProof/>
                <w:webHidden/>
              </w:rPr>
              <w:fldChar w:fldCharType="begin"/>
            </w:r>
            <w:r w:rsidR="00FC2424">
              <w:rPr>
                <w:noProof/>
                <w:webHidden/>
              </w:rPr>
              <w:instrText xml:space="preserve"> PAGEREF _Toc140544114 \h </w:instrText>
            </w:r>
            <w:r w:rsidR="00FC2424">
              <w:rPr>
                <w:noProof/>
                <w:webHidden/>
              </w:rPr>
            </w:r>
            <w:r w:rsidR="00FC2424">
              <w:rPr>
                <w:noProof/>
                <w:webHidden/>
              </w:rPr>
              <w:fldChar w:fldCharType="separate"/>
            </w:r>
            <w:r w:rsidR="00FC2424">
              <w:rPr>
                <w:noProof/>
                <w:webHidden/>
              </w:rPr>
              <w:t>11</w:t>
            </w:r>
            <w:r w:rsidR="00FC2424">
              <w:rPr>
                <w:noProof/>
                <w:webHidden/>
              </w:rPr>
              <w:fldChar w:fldCharType="end"/>
            </w:r>
          </w:hyperlink>
        </w:p>
        <w:p w14:paraId="23979FF0" w14:textId="774E5E2B" w:rsidR="00FC2424" w:rsidRDefault="001F3183">
          <w:pPr>
            <w:pStyle w:val="ndice2"/>
            <w:tabs>
              <w:tab w:val="left" w:pos="1760"/>
              <w:tab w:val="right" w:leader="dot" w:pos="8777"/>
            </w:tabs>
            <w:rPr>
              <w:rFonts w:asciiTheme="minorHAnsi" w:eastAsiaTheme="minorEastAsia" w:hAnsiTheme="minorHAnsi"/>
              <w:noProof/>
              <w:lang w:val="en-GB" w:eastAsia="en-GB"/>
            </w:rPr>
          </w:pPr>
          <w:hyperlink w:anchor="_Toc140544115" w:history="1">
            <w:r w:rsidR="00FC2424" w:rsidRPr="008B3641">
              <w:rPr>
                <w:rStyle w:val="Hiperligao"/>
                <w:noProof/>
              </w:rPr>
              <w:t>1.1</w:t>
            </w:r>
            <w:r w:rsidR="00FC2424">
              <w:rPr>
                <w:rFonts w:asciiTheme="minorHAnsi" w:eastAsiaTheme="minorEastAsia" w:hAnsiTheme="minorHAnsi"/>
                <w:noProof/>
                <w:lang w:val="en-GB" w:eastAsia="en-GB"/>
              </w:rPr>
              <w:tab/>
            </w:r>
            <w:r w:rsidR="00FC2424" w:rsidRPr="008B3641">
              <w:rPr>
                <w:rStyle w:val="Hiperligao"/>
                <w:noProof/>
              </w:rPr>
              <w:t>Enquadramento</w:t>
            </w:r>
            <w:r w:rsidR="00FC2424">
              <w:rPr>
                <w:noProof/>
                <w:webHidden/>
              </w:rPr>
              <w:tab/>
            </w:r>
            <w:r w:rsidR="00FC2424">
              <w:rPr>
                <w:noProof/>
                <w:webHidden/>
              </w:rPr>
              <w:fldChar w:fldCharType="begin"/>
            </w:r>
            <w:r w:rsidR="00FC2424">
              <w:rPr>
                <w:noProof/>
                <w:webHidden/>
              </w:rPr>
              <w:instrText xml:space="preserve"> PAGEREF _Toc140544115 \h </w:instrText>
            </w:r>
            <w:r w:rsidR="00FC2424">
              <w:rPr>
                <w:noProof/>
                <w:webHidden/>
              </w:rPr>
            </w:r>
            <w:r w:rsidR="00FC2424">
              <w:rPr>
                <w:noProof/>
                <w:webHidden/>
              </w:rPr>
              <w:fldChar w:fldCharType="separate"/>
            </w:r>
            <w:r w:rsidR="00FC2424">
              <w:rPr>
                <w:noProof/>
                <w:webHidden/>
              </w:rPr>
              <w:t>11</w:t>
            </w:r>
            <w:r w:rsidR="00FC2424">
              <w:rPr>
                <w:noProof/>
                <w:webHidden/>
              </w:rPr>
              <w:fldChar w:fldCharType="end"/>
            </w:r>
          </w:hyperlink>
        </w:p>
        <w:p w14:paraId="0ADF8857" w14:textId="7A63F443" w:rsidR="00FC2424" w:rsidRDefault="001F3183">
          <w:pPr>
            <w:pStyle w:val="ndice2"/>
            <w:tabs>
              <w:tab w:val="left" w:pos="1760"/>
              <w:tab w:val="right" w:leader="dot" w:pos="8777"/>
            </w:tabs>
            <w:rPr>
              <w:rFonts w:asciiTheme="minorHAnsi" w:eastAsiaTheme="minorEastAsia" w:hAnsiTheme="minorHAnsi"/>
              <w:noProof/>
              <w:lang w:val="en-GB" w:eastAsia="en-GB"/>
            </w:rPr>
          </w:pPr>
          <w:hyperlink w:anchor="_Toc140544116" w:history="1">
            <w:r w:rsidR="00FC2424" w:rsidRPr="008B3641">
              <w:rPr>
                <w:rStyle w:val="Hiperligao"/>
                <w:noProof/>
              </w:rPr>
              <w:t>1.2</w:t>
            </w:r>
            <w:r w:rsidR="00FC2424">
              <w:rPr>
                <w:rFonts w:asciiTheme="minorHAnsi" w:eastAsiaTheme="minorEastAsia" w:hAnsiTheme="minorHAnsi"/>
                <w:noProof/>
                <w:lang w:val="en-GB" w:eastAsia="en-GB"/>
              </w:rPr>
              <w:tab/>
            </w:r>
            <w:r w:rsidR="00FC2424" w:rsidRPr="008B3641">
              <w:rPr>
                <w:rStyle w:val="Hiperligao"/>
                <w:noProof/>
              </w:rPr>
              <w:t>Objetivos</w:t>
            </w:r>
            <w:r w:rsidR="00FC2424">
              <w:rPr>
                <w:noProof/>
                <w:webHidden/>
              </w:rPr>
              <w:tab/>
            </w:r>
            <w:r w:rsidR="00FC2424">
              <w:rPr>
                <w:noProof/>
                <w:webHidden/>
              </w:rPr>
              <w:fldChar w:fldCharType="begin"/>
            </w:r>
            <w:r w:rsidR="00FC2424">
              <w:rPr>
                <w:noProof/>
                <w:webHidden/>
              </w:rPr>
              <w:instrText xml:space="preserve"> PAGEREF _Toc140544116 \h </w:instrText>
            </w:r>
            <w:r w:rsidR="00FC2424">
              <w:rPr>
                <w:noProof/>
                <w:webHidden/>
              </w:rPr>
            </w:r>
            <w:r w:rsidR="00FC2424">
              <w:rPr>
                <w:noProof/>
                <w:webHidden/>
              </w:rPr>
              <w:fldChar w:fldCharType="separate"/>
            </w:r>
            <w:r w:rsidR="00FC2424">
              <w:rPr>
                <w:noProof/>
                <w:webHidden/>
              </w:rPr>
              <w:t>12</w:t>
            </w:r>
            <w:r w:rsidR="00FC2424">
              <w:rPr>
                <w:noProof/>
                <w:webHidden/>
              </w:rPr>
              <w:fldChar w:fldCharType="end"/>
            </w:r>
          </w:hyperlink>
        </w:p>
        <w:p w14:paraId="3C7E3664" w14:textId="4E4474B0" w:rsidR="00FC2424" w:rsidRDefault="001F3183">
          <w:pPr>
            <w:pStyle w:val="ndice2"/>
            <w:tabs>
              <w:tab w:val="left" w:pos="1760"/>
              <w:tab w:val="right" w:leader="dot" w:pos="8777"/>
            </w:tabs>
            <w:rPr>
              <w:rFonts w:asciiTheme="minorHAnsi" w:eastAsiaTheme="minorEastAsia" w:hAnsiTheme="minorHAnsi"/>
              <w:noProof/>
              <w:lang w:val="en-GB" w:eastAsia="en-GB"/>
            </w:rPr>
          </w:pPr>
          <w:hyperlink w:anchor="_Toc140544117" w:history="1">
            <w:r w:rsidR="00FC2424" w:rsidRPr="008B3641">
              <w:rPr>
                <w:rStyle w:val="Hiperligao"/>
                <w:noProof/>
              </w:rPr>
              <w:t>1.3</w:t>
            </w:r>
            <w:r w:rsidR="00FC2424">
              <w:rPr>
                <w:rFonts w:asciiTheme="minorHAnsi" w:eastAsiaTheme="minorEastAsia" w:hAnsiTheme="minorHAnsi"/>
                <w:noProof/>
                <w:lang w:val="en-GB" w:eastAsia="en-GB"/>
              </w:rPr>
              <w:tab/>
            </w:r>
            <w:r w:rsidR="00FC2424" w:rsidRPr="008B3641">
              <w:rPr>
                <w:rStyle w:val="Hiperligao"/>
                <w:noProof/>
              </w:rPr>
              <w:t>Metodologia</w:t>
            </w:r>
            <w:r w:rsidR="00FC2424">
              <w:rPr>
                <w:noProof/>
                <w:webHidden/>
              </w:rPr>
              <w:tab/>
            </w:r>
            <w:r w:rsidR="00FC2424">
              <w:rPr>
                <w:noProof/>
                <w:webHidden/>
              </w:rPr>
              <w:fldChar w:fldCharType="begin"/>
            </w:r>
            <w:r w:rsidR="00FC2424">
              <w:rPr>
                <w:noProof/>
                <w:webHidden/>
              </w:rPr>
              <w:instrText xml:space="preserve"> PAGEREF _Toc140544117 \h </w:instrText>
            </w:r>
            <w:r w:rsidR="00FC2424">
              <w:rPr>
                <w:noProof/>
                <w:webHidden/>
              </w:rPr>
            </w:r>
            <w:r w:rsidR="00FC2424">
              <w:rPr>
                <w:noProof/>
                <w:webHidden/>
              </w:rPr>
              <w:fldChar w:fldCharType="separate"/>
            </w:r>
            <w:r w:rsidR="00FC2424">
              <w:rPr>
                <w:noProof/>
                <w:webHidden/>
              </w:rPr>
              <w:t>12</w:t>
            </w:r>
            <w:r w:rsidR="00FC2424">
              <w:rPr>
                <w:noProof/>
                <w:webHidden/>
              </w:rPr>
              <w:fldChar w:fldCharType="end"/>
            </w:r>
          </w:hyperlink>
        </w:p>
        <w:p w14:paraId="50F96A6D" w14:textId="54578C0F" w:rsidR="00FC2424" w:rsidRDefault="001F3183">
          <w:pPr>
            <w:pStyle w:val="ndice2"/>
            <w:tabs>
              <w:tab w:val="left" w:pos="1760"/>
              <w:tab w:val="right" w:leader="dot" w:pos="8777"/>
            </w:tabs>
            <w:rPr>
              <w:rFonts w:asciiTheme="minorHAnsi" w:eastAsiaTheme="minorEastAsia" w:hAnsiTheme="minorHAnsi"/>
              <w:noProof/>
              <w:lang w:val="en-GB" w:eastAsia="en-GB"/>
            </w:rPr>
          </w:pPr>
          <w:hyperlink w:anchor="_Toc140544118" w:history="1">
            <w:r w:rsidR="00FC2424" w:rsidRPr="008B3641">
              <w:rPr>
                <w:rStyle w:val="Hiperligao"/>
                <w:noProof/>
              </w:rPr>
              <w:t>1.4</w:t>
            </w:r>
            <w:r w:rsidR="00FC2424">
              <w:rPr>
                <w:rFonts w:asciiTheme="minorHAnsi" w:eastAsiaTheme="minorEastAsia" w:hAnsiTheme="minorHAnsi"/>
                <w:noProof/>
                <w:lang w:val="en-GB" w:eastAsia="en-GB"/>
              </w:rPr>
              <w:tab/>
            </w:r>
            <w:r w:rsidR="00FC2424" w:rsidRPr="008B3641">
              <w:rPr>
                <w:rStyle w:val="Hiperligao"/>
                <w:noProof/>
              </w:rPr>
              <w:t>Estrutura do Relatório</w:t>
            </w:r>
            <w:r w:rsidR="00FC2424">
              <w:rPr>
                <w:noProof/>
                <w:webHidden/>
              </w:rPr>
              <w:tab/>
            </w:r>
            <w:r w:rsidR="00FC2424">
              <w:rPr>
                <w:noProof/>
                <w:webHidden/>
              </w:rPr>
              <w:fldChar w:fldCharType="begin"/>
            </w:r>
            <w:r w:rsidR="00FC2424">
              <w:rPr>
                <w:noProof/>
                <w:webHidden/>
              </w:rPr>
              <w:instrText xml:space="preserve"> PAGEREF _Toc140544118 \h </w:instrText>
            </w:r>
            <w:r w:rsidR="00FC2424">
              <w:rPr>
                <w:noProof/>
                <w:webHidden/>
              </w:rPr>
            </w:r>
            <w:r w:rsidR="00FC2424">
              <w:rPr>
                <w:noProof/>
                <w:webHidden/>
              </w:rPr>
              <w:fldChar w:fldCharType="separate"/>
            </w:r>
            <w:r w:rsidR="00FC2424">
              <w:rPr>
                <w:noProof/>
                <w:webHidden/>
              </w:rPr>
              <w:t>12</w:t>
            </w:r>
            <w:r w:rsidR="00FC2424">
              <w:rPr>
                <w:noProof/>
                <w:webHidden/>
              </w:rPr>
              <w:fldChar w:fldCharType="end"/>
            </w:r>
          </w:hyperlink>
        </w:p>
        <w:p w14:paraId="0B74B81C" w14:textId="7DBEB9E7" w:rsidR="00FC2424" w:rsidRDefault="001F3183">
          <w:pPr>
            <w:pStyle w:val="ndice1"/>
            <w:tabs>
              <w:tab w:val="left" w:pos="1320"/>
              <w:tab w:val="right" w:leader="dot" w:pos="8777"/>
            </w:tabs>
            <w:rPr>
              <w:rFonts w:asciiTheme="minorHAnsi" w:eastAsiaTheme="minorEastAsia" w:hAnsiTheme="minorHAnsi"/>
              <w:noProof/>
              <w:lang w:val="en-GB" w:eastAsia="en-GB"/>
            </w:rPr>
          </w:pPr>
          <w:hyperlink w:anchor="_Toc140544119" w:history="1">
            <w:r w:rsidR="00FC2424" w:rsidRPr="008B3641">
              <w:rPr>
                <w:rStyle w:val="Hiperligao"/>
                <w:noProof/>
              </w:rPr>
              <w:t>2</w:t>
            </w:r>
            <w:r w:rsidR="00FC2424">
              <w:rPr>
                <w:rFonts w:asciiTheme="minorHAnsi" w:eastAsiaTheme="minorEastAsia" w:hAnsiTheme="minorHAnsi"/>
                <w:noProof/>
                <w:lang w:val="en-GB" w:eastAsia="en-GB"/>
              </w:rPr>
              <w:tab/>
            </w:r>
            <w:r w:rsidR="00FC2424" w:rsidRPr="008B3641">
              <w:rPr>
                <w:rStyle w:val="Hiperligao"/>
                <w:noProof/>
              </w:rPr>
              <w:t>Enquadramento Teórico</w:t>
            </w:r>
            <w:r w:rsidR="00FC2424">
              <w:rPr>
                <w:noProof/>
                <w:webHidden/>
              </w:rPr>
              <w:tab/>
            </w:r>
            <w:r w:rsidR="00FC2424">
              <w:rPr>
                <w:noProof/>
                <w:webHidden/>
              </w:rPr>
              <w:fldChar w:fldCharType="begin"/>
            </w:r>
            <w:r w:rsidR="00FC2424">
              <w:rPr>
                <w:noProof/>
                <w:webHidden/>
              </w:rPr>
              <w:instrText xml:space="preserve"> PAGEREF _Toc140544119 \h </w:instrText>
            </w:r>
            <w:r w:rsidR="00FC2424">
              <w:rPr>
                <w:noProof/>
                <w:webHidden/>
              </w:rPr>
            </w:r>
            <w:r w:rsidR="00FC2424">
              <w:rPr>
                <w:noProof/>
                <w:webHidden/>
              </w:rPr>
              <w:fldChar w:fldCharType="separate"/>
            </w:r>
            <w:r w:rsidR="00FC2424">
              <w:rPr>
                <w:noProof/>
                <w:webHidden/>
              </w:rPr>
              <w:t>13</w:t>
            </w:r>
            <w:r w:rsidR="00FC2424">
              <w:rPr>
                <w:noProof/>
                <w:webHidden/>
              </w:rPr>
              <w:fldChar w:fldCharType="end"/>
            </w:r>
          </w:hyperlink>
        </w:p>
        <w:p w14:paraId="17C7BBDA" w14:textId="1D17BEBC" w:rsidR="00FC2424" w:rsidRDefault="001F3183">
          <w:pPr>
            <w:pStyle w:val="ndice2"/>
            <w:tabs>
              <w:tab w:val="left" w:pos="1760"/>
              <w:tab w:val="right" w:leader="dot" w:pos="8777"/>
            </w:tabs>
            <w:rPr>
              <w:rFonts w:asciiTheme="minorHAnsi" w:eastAsiaTheme="minorEastAsia" w:hAnsiTheme="minorHAnsi"/>
              <w:noProof/>
              <w:lang w:val="en-GB" w:eastAsia="en-GB"/>
            </w:rPr>
          </w:pPr>
          <w:hyperlink w:anchor="_Toc140544120" w:history="1">
            <w:r w:rsidR="00FC2424" w:rsidRPr="008B3641">
              <w:rPr>
                <w:rStyle w:val="Hiperligao"/>
                <w:noProof/>
              </w:rPr>
              <w:t>2.1</w:t>
            </w:r>
            <w:r w:rsidR="00FC2424">
              <w:rPr>
                <w:rFonts w:asciiTheme="minorHAnsi" w:eastAsiaTheme="minorEastAsia" w:hAnsiTheme="minorHAnsi"/>
                <w:noProof/>
                <w:lang w:val="en-GB" w:eastAsia="en-GB"/>
              </w:rPr>
              <w:tab/>
            </w:r>
            <w:r w:rsidR="00FC2424" w:rsidRPr="008B3641">
              <w:rPr>
                <w:rStyle w:val="Hiperligao"/>
                <w:noProof/>
              </w:rPr>
              <w:t>O que é IoT</w:t>
            </w:r>
            <w:r w:rsidR="00FC2424">
              <w:rPr>
                <w:noProof/>
                <w:webHidden/>
              </w:rPr>
              <w:tab/>
            </w:r>
            <w:r w:rsidR="00FC2424">
              <w:rPr>
                <w:noProof/>
                <w:webHidden/>
              </w:rPr>
              <w:fldChar w:fldCharType="begin"/>
            </w:r>
            <w:r w:rsidR="00FC2424">
              <w:rPr>
                <w:noProof/>
                <w:webHidden/>
              </w:rPr>
              <w:instrText xml:space="preserve"> PAGEREF _Toc140544120 \h </w:instrText>
            </w:r>
            <w:r w:rsidR="00FC2424">
              <w:rPr>
                <w:noProof/>
                <w:webHidden/>
              </w:rPr>
            </w:r>
            <w:r w:rsidR="00FC2424">
              <w:rPr>
                <w:noProof/>
                <w:webHidden/>
              </w:rPr>
              <w:fldChar w:fldCharType="separate"/>
            </w:r>
            <w:r w:rsidR="00FC2424">
              <w:rPr>
                <w:noProof/>
                <w:webHidden/>
              </w:rPr>
              <w:t>13</w:t>
            </w:r>
            <w:r w:rsidR="00FC2424">
              <w:rPr>
                <w:noProof/>
                <w:webHidden/>
              </w:rPr>
              <w:fldChar w:fldCharType="end"/>
            </w:r>
          </w:hyperlink>
        </w:p>
        <w:p w14:paraId="647E5E14" w14:textId="2A63D5FA" w:rsidR="00FC2424" w:rsidRDefault="001F3183">
          <w:pPr>
            <w:pStyle w:val="ndice2"/>
            <w:tabs>
              <w:tab w:val="left" w:pos="1760"/>
              <w:tab w:val="right" w:leader="dot" w:pos="8777"/>
            </w:tabs>
            <w:rPr>
              <w:rFonts w:asciiTheme="minorHAnsi" w:eastAsiaTheme="minorEastAsia" w:hAnsiTheme="minorHAnsi"/>
              <w:noProof/>
              <w:lang w:val="en-GB" w:eastAsia="en-GB"/>
            </w:rPr>
          </w:pPr>
          <w:hyperlink w:anchor="_Toc140544121" w:history="1">
            <w:r w:rsidR="00FC2424" w:rsidRPr="008B3641">
              <w:rPr>
                <w:rStyle w:val="Hiperligao"/>
                <w:noProof/>
              </w:rPr>
              <w:t>2.2</w:t>
            </w:r>
            <w:r w:rsidR="00FC2424">
              <w:rPr>
                <w:rFonts w:asciiTheme="minorHAnsi" w:eastAsiaTheme="minorEastAsia" w:hAnsiTheme="minorHAnsi"/>
                <w:noProof/>
                <w:lang w:val="en-GB" w:eastAsia="en-GB"/>
              </w:rPr>
              <w:tab/>
            </w:r>
            <w:r w:rsidR="00FC2424" w:rsidRPr="008B3641">
              <w:rPr>
                <w:rStyle w:val="Hiperligao"/>
                <w:noProof/>
              </w:rPr>
              <w:t>O que é o LoRa</w:t>
            </w:r>
            <w:r w:rsidR="00FC2424">
              <w:rPr>
                <w:noProof/>
                <w:webHidden/>
              </w:rPr>
              <w:tab/>
            </w:r>
            <w:r w:rsidR="00FC2424">
              <w:rPr>
                <w:noProof/>
                <w:webHidden/>
              </w:rPr>
              <w:fldChar w:fldCharType="begin"/>
            </w:r>
            <w:r w:rsidR="00FC2424">
              <w:rPr>
                <w:noProof/>
                <w:webHidden/>
              </w:rPr>
              <w:instrText xml:space="preserve"> PAGEREF _Toc140544121 \h </w:instrText>
            </w:r>
            <w:r w:rsidR="00FC2424">
              <w:rPr>
                <w:noProof/>
                <w:webHidden/>
              </w:rPr>
            </w:r>
            <w:r w:rsidR="00FC2424">
              <w:rPr>
                <w:noProof/>
                <w:webHidden/>
              </w:rPr>
              <w:fldChar w:fldCharType="separate"/>
            </w:r>
            <w:r w:rsidR="00FC2424">
              <w:rPr>
                <w:noProof/>
                <w:webHidden/>
              </w:rPr>
              <w:t>14</w:t>
            </w:r>
            <w:r w:rsidR="00FC2424">
              <w:rPr>
                <w:noProof/>
                <w:webHidden/>
              </w:rPr>
              <w:fldChar w:fldCharType="end"/>
            </w:r>
          </w:hyperlink>
        </w:p>
        <w:p w14:paraId="5EEC14D5" w14:textId="56D48CE9" w:rsidR="00FC2424" w:rsidRDefault="001F3183">
          <w:pPr>
            <w:pStyle w:val="ndice2"/>
            <w:tabs>
              <w:tab w:val="left" w:pos="1760"/>
              <w:tab w:val="right" w:leader="dot" w:pos="8777"/>
            </w:tabs>
            <w:rPr>
              <w:rFonts w:asciiTheme="minorHAnsi" w:eastAsiaTheme="minorEastAsia" w:hAnsiTheme="minorHAnsi"/>
              <w:noProof/>
              <w:lang w:val="en-GB" w:eastAsia="en-GB"/>
            </w:rPr>
          </w:pPr>
          <w:hyperlink w:anchor="_Toc140544122" w:history="1">
            <w:r w:rsidR="00FC2424" w:rsidRPr="008B3641">
              <w:rPr>
                <w:rStyle w:val="Hiperligao"/>
                <w:noProof/>
              </w:rPr>
              <w:t>2.3</w:t>
            </w:r>
            <w:r w:rsidR="00FC2424">
              <w:rPr>
                <w:rFonts w:asciiTheme="minorHAnsi" w:eastAsiaTheme="minorEastAsia" w:hAnsiTheme="minorHAnsi"/>
                <w:noProof/>
                <w:lang w:val="en-GB" w:eastAsia="en-GB"/>
              </w:rPr>
              <w:tab/>
            </w:r>
            <w:r w:rsidR="00FC2424" w:rsidRPr="008B3641">
              <w:rPr>
                <w:rStyle w:val="Hiperligao"/>
                <w:noProof/>
              </w:rPr>
              <w:t>IoT com tecnologia LoRa</w:t>
            </w:r>
            <w:r w:rsidR="00FC2424">
              <w:rPr>
                <w:noProof/>
                <w:webHidden/>
              </w:rPr>
              <w:tab/>
            </w:r>
            <w:r w:rsidR="00FC2424">
              <w:rPr>
                <w:noProof/>
                <w:webHidden/>
              </w:rPr>
              <w:fldChar w:fldCharType="begin"/>
            </w:r>
            <w:r w:rsidR="00FC2424">
              <w:rPr>
                <w:noProof/>
                <w:webHidden/>
              </w:rPr>
              <w:instrText xml:space="preserve"> PAGEREF _Toc140544122 \h </w:instrText>
            </w:r>
            <w:r w:rsidR="00FC2424">
              <w:rPr>
                <w:noProof/>
                <w:webHidden/>
              </w:rPr>
            </w:r>
            <w:r w:rsidR="00FC2424">
              <w:rPr>
                <w:noProof/>
                <w:webHidden/>
              </w:rPr>
              <w:fldChar w:fldCharType="separate"/>
            </w:r>
            <w:r w:rsidR="00FC2424">
              <w:rPr>
                <w:noProof/>
                <w:webHidden/>
              </w:rPr>
              <w:t>14</w:t>
            </w:r>
            <w:r w:rsidR="00FC2424">
              <w:rPr>
                <w:noProof/>
                <w:webHidden/>
              </w:rPr>
              <w:fldChar w:fldCharType="end"/>
            </w:r>
          </w:hyperlink>
        </w:p>
        <w:p w14:paraId="21E81AFA" w14:textId="1E092FA5" w:rsidR="00FC2424" w:rsidRDefault="001F3183">
          <w:pPr>
            <w:pStyle w:val="ndice2"/>
            <w:tabs>
              <w:tab w:val="left" w:pos="1760"/>
              <w:tab w:val="right" w:leader="dot" w:pos="8777"/>
            </w:tabs>
            <w:rPr>
              <w:rFonts w:asciiTheme="minorHAnsi" w:eastAsiaTheme="minorEastAsia" w:hAnsiTheme="minorHAnsi"/>
              <w:noProof/>
              <w:lang w:val="en-GB" w:eastAsia="en-GB"/>
            </w:rPr>
          </w:pPr>
          <w:hyperlink w:anchor="_Toc140544123" w:history="1">
            <w:r w:rsidR="00FC2424" w:rsidRPr="008B3641">
              <w:rPr>
                <w:rStyle w:val="Hiperligao"/>
                <w:noProof/>
              </w:rPr>
              <w:t>2.4</w:t>
            </w:r>
            <w:r w:rsidR="00FC2424">
              <w:rPr>
                <w:rFonts w:asciiTheme="minorHAnsi" w:eastAsiaTheme="minorEastAsia" w:hAnsiTheme="minorHAnsi"/>
                <w:noProof/>
                <w:lang w:val="en-GB" w:eastAsia="en-GB"/>
              </w:rPr>
              <w:tab/>
            </w:r>
            <w:r w:rsidR="00FC2424" w:rsidRPr="008B3641">
              <w:rPr>
                <w:rStyle w:val="Hiperligao"/>
                <w:noProof/>
              </w:rPr>
              <w:t>Engenharia de Software</w:t>
            </w:r>
            <w:r w:rsidR="00FC2424">
              <w:rPr>
                <w:noProof/>
                <w:webHidden/>
              </w:rPr>
              <w:tab/>
            </w:r>
            <w:r w:rsidR="00FC2424">
              <w:rPr>
                <w:noProof/>
                <w:webHidden/>
              </w:rPr>
              <w:fldChar w:fldCharType="begin"/>
            </w:r>
            <w:r w:rsidR="00FC2424">
              <w:rPr>
                <w:noProof/>
                <w:webHidden/>
              </w:rPr>
              <w:instrText xml:space="preserve"> PAGEREF _Toc140544123 \h </w:instrText>
            </w:r>
            <w:r w:rsidR="00FC2424">
              <w:rPr>
                <w:noProof/>
                <w:webHidden/>
              </w:rPr>
            </w:r>
            <w:r w:rsidR="00FC2424">
              <w:rPr>
                <w:noProof/>
                <w:webHidden/>
              </w:rPr>
              <w:fldChar w:fldCharType="separate"/>
            </w:r>
            <w:r w:rsidR="00FC2424">
              <w:rPr>
                <w:noProof/>
                <w:webHidden/>
              </w:rPr>
              <w:t>15</w:t>
            </w:r>
            <w:r w:rsidR="00FC2424">
              <w:rPr>
                <w:noProof/>
                <w:webHidden/>
              </w:rPr>
              <w:fldChar w:fldCharType="end"/>
            </w:r>
          </w:hyperlink>
        </w:p>
        <w:p w14:paraId="605FBC5D" w14:textId="7619A007" w:rsidR="00FC2424" w:rsidRDefault="001F3183">
          <w:pPr>
            <w:pStyle w:val="ndice2"/>
            <w:tabs>
              <w:tab w:val="left" w:pos="1760"/>
              <w:tab w:val="right" w:leader="dot" w:pos="8777"/>
            </w:tabs>
            <w:rPr>
              <w:rFonts w:asciiTheme="minorHAnsi" w:eastAsiaTheme="minorEastAsia" w:hAnsiTheme="minorHAnsi"/>
              <w:noProof/>
              <w:lang w:val="en-GB" w:eastAsia="en-GB"/>
            </w:rPr>
          </w:pPr>
          <w:hyperlink w:anchor="_Toc140544124" w:history="1">
            <w:r w:rsidR="00FC2424" w:rsidRPr="008B3641">
              <w:rPr>
                <w:rStyle w:val="Hiperligao"/>
                <w:noProof/>
              </w:rPr>
              <w:t>2.5</w:t>
            </w:r>
            <w:r w:rsidR="00FC2424">
              <w:rPr>
                <w:rFonts w:asciiTheme="minorHAnsi" w:eastAsiaTheme="minorEastAsia" w:hAnsiTheme="minorHAnsi"/>
                <w:noProof/>
                <w:lang w:val="en-GB" w:eastAsia="en-GB"/>
              </w:rPr>
              <w:tab/>
            </w:r>
            <w:r w:rsidR="00FC2424" w:rsidRPr="008B3641">
              <w:rPr>
                <w:rStyle w:val="Hiperligao"/>
                <w:noProof/>
              </w:rPr>
              <w:t>Cascata</w:t>
            </w:r>
            <w:r w:rsidR="00FC2424">
              <w:rPr>
                <w:noProof/>
                <w:webHidden/>
              </w:rPr>
              <w:tab/>
            </w:r>
            <w:r w:rsidR="00FC2424">
              <w:rPr>
                <w:noProof/>
                <w:webHidden/>
              </w:rPr>
              <w:fldChar w:fldCharType="begin"/>
            </w:r>
            <w:r w:rsidR="00FC2424">
              <w:rPr>
                <w:noProof/>
                <w:webHidden/>
              </w:rPr>
              <w:instrText xml:space="preserve"> PAGEREF _Toc140544124 \h </w:instrText>
            </w:r>
            <w:r w:rsidR="00FC2424">
              <w:rPr>
                <w:noProof/>
                <w:webHidden/>
              </w:rPr>
            </w:r>
            <w:r w:rsidR="00FC2424">
              <w:rPr>
                <w:noProof/>
                <w:webHidden/>
              </w:rPr>
              <w:fldChar w:fldCharType="separate"/>
            </w:r>
            <w:r w:rsidR="00FC2424">
              <w:rPr>
                <w:noProof/>
                <w:webHidden/>
              </w:rPr>
              <w:t>15</w:t>
            </w:r>
            <w:r w:rsidR="00FC2424">
              <w:rPr>
                <w:noProof/>
                <w:webHidden/>
              </w:rPr>
              <w:fldChar w:fldCharType="end"/>
            </w:r>
          </w:hyperlink>
        </w:p>
        <w:p w14:paraId="53CA29EE" w14:textId="0A198F69" w:rsidR="00FC2424" w:rsidRDefault="001F3183">
          <w:pPr>
            <w:pStyle w:val="ndice2"/>
            <w:tabs>
              <w:tab w:val="left" w:pos="1760"/>
              <w:tab w:val="right" w:leader="dot" w:pos="8777"/>
            </w:tabs>
            <w:rPr>
              <w:rFonts w:asciiTheme="minorHAnsi" w:eastAsiaTheme="minorEastAsia" w:hAnsiTheme="minorHAnsi"/>
              <w:noProof/>
              <w:lang w:val="en-GB" w:eastAsia="en-GB"/>
            </w:rPr>
          </w:pPr>
          <w:hyperlink w:anchor="_Toc140544125" w:history="1">
            <w:r w:rsidR="00FC2424" w:rsidRPr="008B3641">
              <w:rPr>
                <w:rStyle w:val="Hiperligao"/>
                <w:noProof/>
              </w:rPr>
              <w:t>2.6</w:t>
            </w:r>
            <w:r w:rsidR="00FC2424">
              <w:rPr>
                <w:rFonts w:asciiTheme="minorHAnsi" w:eastAsiaTheme="minorEastAsia" w:hAnsiTheme="minorHAnsi"/>
                <w:noProof/>
                <w:lang w:val="en-GB" w:eastAsia="en-GB"/>
              </w:rPr>
              <w:tab/>
            </w:r>
            <w:r w:rsidR="00FC2424" w:rsidRPr="008B3641">
              <w:rPr>
                <w:rStyle w:val="Hiperligao"/>
                <w:noProof/>
              </w:rPr>
              <w:t>Desenvolvimento evolutivo</w:t>
            </w:r>
            <w:r w:rsidR="00FC2424">
              <w:rPr>
                <w:noProof/>
                <w:webHidden/>
              </w:rPr>
              <w:tab/>
            </w:r>
            <w:r w:rsidR="00FC2424">
              <w:rPr>
                <w:noProof/>
                <w:webHidden/>
              </w:rPr>
              <w:fldChar w:fldCharType="begin"/>
            </w:r>
            <w:r w:rsidR="00FC2424">
              <w:rPr>
                <w:noProof/>
                <w:webHidden/>
              </w:rPr>
              <w:instrText xml:space="preserve"> PAGEREF _Toc140544125 \h </w:instrText>
            </w:r>
            <w:r w:rsidR="00FC2424">
              <w:rPr>
                <w:noProof/>
                <w:webHidden/>
              </w:rPr>
            </w:r>
            <w:r w:rsidR="00FC2424">
              <w:rPr>
                <w:noProof/>
                <w:webHidden/>
              </w:rPr>
              <w:fldChar w:fldCharType="separate"/>
            </w:r>
            <w:r w:rsidR="00FC2424">
              <w:rPr>
                <w:noProof/>
                <w:webHidden/>
              </w:rPr>
              <w:t>18</w:t>
            </w:r>
            <w:r w:rsidR="00FC2424">
              <w:rPr>
                <w:noProof/>
                <w:webHidden/>
              </w:rPr>
              <w:fldChar w:fldCharType="end"/>
            </w:r>
          </w:hyperlink>
        </w:p>
        <w:p w14:paraId="0DB769C1" w14:textId="2B9CD3AB" w:rsidR="00FC2424" w:rsidRDefault="001F3183">
          <w:pPr>
            <w:pStyle w:val="ndice2"/>
            <w:tabs>
              <w:tab w:val="left" w:pos="1760"/>
              <w:tab w:val="right" w:leader="dot" w:pos="8777"/>
            </w:tabs>
            <w:rPr>
              <w:rFonts w:asciiTheme="minorHAnsi" w:eastAsiaTheme="minorEastAsia" w:hAnsiTheme="minorHAnsi"/>
              <w:noProof/>
              <w:lang w:val="en-GB" w:eastAsia="en-GB"/>
            </w:rPr>
          </w:pPr>
          <w:hyperlink w:anchor="_Toc140544126" w:history="1">
            <w:r w:rsidR="00FC2424" w:rsidRPr="008B3641">
              <w:rPr>
                <w:rStyle w:val="Hiperligao"/>
                <w:noProof/>
              </w:rPr>
              <w:t>2.7</w:t>
            </w:r>
            <w:r w:rsidR="00FC2424">
              <w:rPr>
                <w:rFonts w:asciiTheme="minorHAnsi" w:eastAsiaTheme="minorEastAsia" w:hAnsiTheme="minorHAnsi"/>
                <w:noProof/>
                <w:lang w:val="en-GB" w:eastAsia="en-GB"/>
              </w:rPr>
              <w:tab/>
            </w:r>
            <w:r w:rsidR="00FC2424" w:rsidRPr="008B3641">
              <w:rPr>
                <w:rStyle w:val="Hiperligao"/>
                <w:noProof/>
              </w:rPr>
              <w:t>Metodologia</w:t>
            </w:r>
            <w:r w:rsidR="00FC2424">
              <w:rPr>
                <w:noProof/>
                <w:webHidden/>
              </w:rPr>
              <w:tab/>
            </w:r>
            <w:r w:rsidR="00FC2424">
              <w:rPr>
                <w:noProof/>
                <w:webHidden/>
              </w:rPr>
              <w:fldChar w:fldCharType="begin"/>
            </w:r>
            <w:r w:rsidR="00FC2424">
              <w:rPr>
                <w:noProof/>
                <w:webHidden/>
              </w:rPr>
              <w:instrText xml:space="preserve"> PAGEREF _Toc140544126 \h </w:instrText>
            </w:r>
            <w:r w:rsidR="00FC2424">
              <w:rPr>
                <w:noProof/>
                <w:webHidden/>
              </w:rPr>
            </w:r>
            <w:r w:rsidR="00FC2424">
              <w:rPr>
                <w:noProof/>
                <w:webHidden/>
              </w:rPr>
              <w:fldChar w:fldCharType="separate"/>
            </w:r>
            <w:r w:rsidR="00FC2424">
              <w:rPr>
                <w:noProof/>
                <w:webHidden/>
              </w:rPr>
              <w:t>19</w:t>
            </w:r>
            <w:r w:rsidR="00FC2424">
              <w:rPr>
                <w:noProof/>
                <w:webHidden/>
              </w:rPr>
              <w:fldChar w:fldCharType="end"/>
            </w:r>
          </w:hyperlink>
        </w:p>
        <w:p w14:paraId="5060BFDE" w14:textId="1C83E329" w:rsidR="00FC2424" w:rsidRDefault="001F3183">
          <w:pPr>
            <w:pStyle w:val="ndice3"/>
            <w:tabs>
              <w:tab w:val="left" w:pos="1951"/>
              <w:tab w:val="right" w:leader="dot" w:pos="8777"/>
            </w:tabs>
            <w:rPr>
              <w:rFonts w:asciiTheme="minorHAnsi" w:eastAsiaTheme="minorEastAsia" w:hAnsiTheme="minorHAnsi"/>
              <w:noProof/>
              <w:lang w:val="en-GB" w:eastAsia="en-GB"/>
            </w:rPr>
          </w:pPr>
          <w:hyperlink w:anchor="_Toc140544127" w:history="1">
            <w:r w:rsidR="00FC2424" w:rsidRPr="008B3641">
              <w:rPr>
                <w:rStyle w:val="Hiperligao"/>
                <w:noProof/>
              </w:rPr>
              <w:t>2.7.1</w:t>
            </w:r>
            <w:r w:rsidR="00FC2424">
              <w:rPr>
                <w:rFonts w:asciiTheme="minorHAnsi" w:eastAsiaTheme="minorEastAsia" w:hAnsiTheme="minorHAnsi"/>
                <w:noProof/>
                <w:lang w:val="en-GB" w:eastAsia="en-GB"/>
              </w:rPr>
              <w:tab/>
            </w:r>
            <w:r w:rsidR="00FC2424" w:rsidRPr="008B3641">
              <w:rPr>
                <w:rStyle w:val="Hiperligao"/>
                <w:noProof/>
              </w:rPr>
              <w:t>Requisitos e Desenho</w:t>
            </w:r>
            <w:r w:rsidR="00FC2424">
              <w:rPr>
                <w:noProof/>
                <w:webHidden/>
              </w:rPr>
              <w:tab/>
            </w:r>
            <w:r w:rsidR="00FC2424">
              <w:rPr>
                <w:noProof/>
                <w:webHidden/>
              </w:rPr>
              <w:fldChar w:fldCharType="begin"/>
            </w:r>
            <w:r w:rsidR="00FC2424">
              <w:rPr>
                <w:noProof/>
                <w:webHidden/>
              </w:rPr>
              <w:instrText xml:space="preserve"> PAGEREF _Toc140544127 \h </w:instrText>
            </w:r>
            <w:r w:rsidR="00FC2424">
              <w:rPr>
                <w:noProof/>
                <w:webHidden/>
              </w:rPr>
            </w:r>
            <w:r w:rsidR="00FC2424">
              <w:rPr>
                <w:noProof/>
                <w:webHidden/>
              </w:rPr>
              <w:fldChar w:fldCharType="separate"/>
            </w:r>
            <w:r w:rsidR="00FC2424">
              <w:rPr>
                <w:noProof/>
                <w:webHidden/>
              </w:rPr>
              <w:t>19</w:t>
            </w:r>
            <w:r w:rsidR="00FC2424">
              <w:rPr>
                <w:noProof/>
                <w:webHidden/>
              </w:rPr>
              <w:fldChar w:fldCharType="end"/>
            </w:r>
          </w:hyperlink>
        </w:p>
        <w:p w14:paraId="2AAD8EAD" w14:textId="5DC2CEB0" w:rsidR="00FC2424" w:rsidRDefault="001F3183">
          <w:pPr>
            <w:pStyle w:val="ndice3"/>
            <w:tabs>
              <w:tab w:val="left" w:pos="1951"/>
              <w:tab w:val="right" w:leader="dot" w:pos="8777"/>
            </w:tabs>
            <w:rPr>
              <w:rFonts w:asciiTheme="minorHAnsi" w:eastAsiaTheme="minorEastAsia" w:hAnsiTheme="minorHAnsi"/>
              <w:noProof/>
              <w:lang w:val="en-GB" w:eastAsia="en-GB"/>
            </w:rPr>
          </w:pPr>
          <w:hyperlink w:anchor="_Toc140544128" w:history="1">
            <w:r w:rsidR="00FC2424" w:rsidRPr="008B3641">
              <w:rPr>
                <w:rStyle w:val="Hiperligao"/>
                <w:noProof/>
              </w:rPr>
              <w:t>2.7.2</w:t>
            </w:r>
            <w:r w:rsidR="00FC2424">
              <w:rPr>
                <w:rFonts w:asciiTheme="minorHAnsi" w:eastAsiaTheme="minorEastAsia" w:hAnsiTheme="minorHAnsi"/>
                <w:noProof/>
                <w:lang w:val="en-GB" w:eastAsia="en-GB"/>
              </w:rPr>
              <w:tab/>
            </w:r>
            <w:r w:rsidR="00FC2424" w:rsidRPr="008B3641">
              <w:rPr>
                <w:rStyle w:val="Hiperligao"/>
                <w:noProof/>
              </w:rPr>
              <w:t>Implementação</w:t>
            </w:r>
            <w:r w:rsidR="00FC2424">
              <w:rPr>
                <w:noProof/>
                <w:webHidden/>
              </w:rPr>
              <w:tab/>
            </w:r>
            <w:r w:rsidR="00FC2424">
              <w:rPr>
                <w:noProof/>
                <w:webHidden/>
              </w:rPr>
              <w:fldChar w:fldCharType="begin"/>
            </w:r>
            <w:r w:rsidR="00FC2424">
              <w:rPr>
                <w:noProof/>
                <w:webHidden/>
              </w:rPr>
              <w:instrText xml:space="preserve"> PAGEREF _Toc140544128 \h </w:instrText>
            </w:r>
            <w:r w:rsidR="00FC2424">
              <w:rPr>
                <w:noProof/>
                <w:webHidden/>
              </w:rPr>
            </w:r>
            <w:r w:rsidR="00FC2424">
              <w:rPr>
                <w:noProof/>
                <w:webHidden/>
              </w:rPr>
              <w:fldChar w:fldCharType="separate"/>
            </w:r>
            <w:r w:rsidR="00FC2424">
              <w:rPr>
                <w:noProof/>
                <w:webHidden/>
              </w:rPr>
              <w:t>20</w:t>
            </w:r>
            <w:r w:rsidR="00FC2424">
              <w:rPr>
                <w:noProof/>
                <w:webHidden/>
              </w:rPr>
              <w:fldChar w:fldCharType="end"/>
            </w:r>
          </w:hyperlink>
        </w:p>
        <w:p w14:paraId="5F475352" w14:textId="7084CD73" w:rsidR="00FC2424" w:rsidRDefault="001F3183">
          <w:pPr>
            <w:pStyle w:val="ndice3"/>
            <w:tabs>
              <w:tab w:val="left" w:pos="1951"/>
              <w:tab w:val="right" w:leader="dot" w:pos="8777"/>
            </w:tabs>
            <w:rPr>
              <w:rFonts w:asciiTheme="minorHAnsi" w:eastAsiaTheme="minorEastAsia" w:hAnsiTheme="minorHAnsi"/>
              <w:noProof/>
              <w:lang w:val="en-GB" w:eastAsia="en-GB"/>
            </w:rPr>
          </w:pPr>
          <w:hyperlink w:anchor="_Toc140544129" w:history="1">
            <w:r w:rsidR="00FC2424" w:rsidRPr="008B3641">
              <w:rPr>
                <w:rStyle w:val="Hiperligao"/>
                <w:noProof/>
              </w:rPr>
              <w:t>2.7.3</w:t>
            </w:r>
            <w:r w:rsidR="00FC2424">
              <w:rPr>
                <w:rFonts w:asciiTheme="minorHAnsi" w:eastAsiaTheme="minorEastAsia" w:hAnsiTheme="minorHAnsi"/>
                <w:noProof/>
                <w:lang w:val="en-GB" w:eastAsia="en-GB"/>
              </w:rPr>
              <w:tab/>
            </w:r>
            <w:r w:rsidR="00FC2424" w:rsidRPr="008B3641">
              <w:rPr>
                <w:rStyle w:val="Hiperligao"/>
                <w:noProof/>
                <w:shd w:val="clear" w:color="auto" w:fill="FFFFFF"/>
              </w:rPr>
              <w:t>Validação</w:t>
            </w:r>
            <w:r w:rsidR="00FC2424">
              <w:rPr>
                <w:noProof/>
                <w:webHidden/>
              </w:rPr>
              <w:tab/>
            </w:r>
            <w:r w:rsidR="00FC2424">
              <w:rPr>
                <w:noProof/>
                <w:webHidden/>
              </w:rPr>
              <w:fldChar w:fldCharType="begin"/>
            </w:r>
            <w:r w:rsidR="00FC2424">
              <w:rPr>
                <w:noProof/>
                <w:webHidden/>
              </w:rPr>
              <w:instrText xml:space="preserve"> PAGEREF _Toc140544129 \h </w:instrText>
            </w:r>
            <w:r w:rsidR="00FC2424">
              <w:rPr>
                <w:noProof/>
                <w:webHidden/>
              </w:rPr>
            </w:r>
            <w:r w:rsidR="00FC2424">
              <w:rPr>
                <w:noProof/>
                <w:webHidden/>
              </w:rPr>
              <w:fldChar w:fldCharType="separate"/>
            </w:r>
            <w:r w:rsidR="00FC2424">
              <w:rPr>
                <w:noProof/>
                <w:webHidden/>
              </w:rPr>
              <w:t>20</w:t>
            </w:r>
            <w:r w:rsidR="00FC2424">
              <w:rPr>
                <w:noProof/>
                <w:webHidden/>
              </w:rPr>
              <w:fldChar w:fldCharType="end"/>
            </w:r>
          </w:hyperlink>
        </w:p>
        <w:p w14:paraId="4E544DC6" w14:textId="45B693BA" w:rsidR="00FC2424" w:rsidRDefault="001F3183">
          <w:pPr>
            <w:pStyle w:val="ndice1"/>
            <w:tabs>
              <w:tab w:val="left" w:pos="1320"/>
              <w:tab w:val="right" w:leader="dot" w:pos="8777"/>
            </w:tabs>
            <w:rPr>
              <w:rFonts w:asciiTheme="minorHAnsi" w:eastAsiaTheme="minorEastAsia" w:hAnsiTheme="minorHAnsi"/>
              <w:noProof/>
              <w:lang w:val="en-GB" w:eastAsia="en-GB"/>
            </w:rPr>
          </w:pPr>
          <w:hyperlink w:anchor="_Toc140544130" w:history="1">
            <w:r w:rsidR="00FC2424" w:rsidRPr="008B3641">
              <w:rPr>
                <w:rStyle w:val="Hiperligao"/>
                <w:noProof/>
              </w:rPr>
              <w:t>3</w:t>
            </w:r>
            <w:r w:rsidR="00FC2424">
              <w:rPr>
                <w:rFonts w:asciiTheme="minorHAnsi" w:eastAsiaTheme="minorEastAsia" w:hAnsiTheme="minorHAnsi"/>
                <w:noProof/>
                <w:lang w:val="en-GB" w:eastAsia="en-GB"/>
              </w:rPr>
              <w:tab/>
            </w:r>
            <w:r w:rsidR="00FC2424" w:rsidRPr="008B3641">
              <w:rPr>
                <w:rStyle w:val="Hiperligao"/>
                <w:noProof/>
              </w:rPr>
              <w:t>Percurso Prático</w:t>
            </w:r>
            <w:r w:rsidR="00FC2424">
              <w:rPr>
                <w:noProof/>
                <w:webHidden/>
              </w:rPr>
              <w:tab/>
            </w:r>
            <w:r w:rsidR="00FC2424">
              <w:rPr>
                <w:noProof/>
                <w:webHidden/>
              </w:rPr>
              <w:fldChar w:fldCharType="begin"/>
            </w:r>
            <w:r w:rsidR="00FC2424">
              <w:rPr>
                <w:noProof/>
                <w:webHidden/>
              </w:rPr>
              <w:instrText xml:space="preserve"> PAGEREF _Toc140544130 \h </w:instrText>
            </w:r>
            <w:r w:rsidR="00FC2424">
              <w:rPr>
                <w:noProof/>
                <w:webHidden/>
              </w:rPr>
            </w:r>
            <w:r w:rsidR="00FC2424">
              <w:rPr>
                <w:noProof/>
                <w:webHidden/>
              </w:rPr>
              <w:fldChar w:fldCharType="separate"/>
            </w:r>
            <w:r w:rsidR="00FC2424">
              <w:rPr>
                <w:noProof/>
                <w:webHidden/>
              </w:rPr>
              <w:t>21</w:t>
            </w:r>
            <w:r w:rsidR="00FC2424">
              <w:rPr>
                <w:noProof/>
                <w:webHidden/>
              </w:rPr>
              <w:fldChar w:fldCharType="end"/>
            </w:r>
          </w:hyperlink>
        </w:p>
        <w:p w14:paraId="13388EBB" w14:textId="35896CFC" w:rsidR="00FC2424" w:rsidRDefault="001F3183">
          <w:pPr>
            <w:pStyle w:val="ndice2"/>
            <w:tabs>
              <w:tab w:val="left" w:pos="1760"/>
              <w:tab w:val="right" w:leader="dot" w:pos="8777"/>
            </w:tabs>
            <w:rPr>
              <w:rFonts w:asciiTheme="minorHAnsi" w:eastAsiaTheme="minorEastAsia" w:hAnsiTheme="minorHAnsi"/>
              <w:noProof/>
              <w:lang w:val="en-GB" w:eastAsia="en-GB"/>
            </w:rPr>
          </w:pPr>
          <w:hyperlink w:anchor="_Toc140544131" w:history="1">
            <w:r w:rsidR="00FC2424" w:rsidRPr="008B3641">
              <w:rPr>
                <w:rStyle w:val="Hiperligao"/>
                <w:noProof/>
              </w:rPr>
              <w:t>3.1</w:t>
            </w:r>
            <w:r w:rsidR="00FC2424">
              <w:rPr>
                <w:rFonts w:asciiTheme="minorHAnsi" w:eastAsiaTheme="minorEastAsia" w:hAnsiTheme="minorHAnsi"/>
                <w:noProof/>
                <w:lang w:val="en-GB" w:eastAsia="en-GB"/>
              </w:rPr>
              <w:tab/>
            </w:r>
            <w:r w:rsidR="00FC2424" w:rsidRPr="008B3641">
              <w:rPr>
                <w:rStyle w:val="Hiperligao"/>
                <w:noProof/>
              </w:rPr>
              <w:t>Desenvolvimento da Aplicação “WeatherTower”</w:t>
            </w:r>
            <w:r w:rsidR="00FC2424">
              <w:rPr>
                <w:noProof/>
                <w:webHidden/>
              </w:rPr>
              <w:tab/>
            </w:r>
            <w:r w:rsidR="00FC2424">
              <w:rPr>
                <w:noProof/>
                <w:webHidden/>
              </w:rPr>
              <w:fldChar w:fldCharType="begin"/>
            </w:r>
            <w:r w:rsidR="00FC2424">
              <w:rPr>
                <w:noProof/>
                <w:webHidden/>
              </w:rPr>
              <w:instrText xml:space="preserve"> PAGEREF _Toc140544131 \h </w:instrText>
            </w:r>
            <w:r w:rsidR="00FC2424">
              <w:rPr>
                <w:noProof/>
                <w:webHidden/>
              </w:rPr>
            </w:r>
            <w:r w:rsidR="00FC2424">
              <w:rPr>
                <w:noProof/>
                <w:webHidden/>
              </w:rPr>
              <w:fldChar w:fldCharType="separate"/>
            </w:r>
            <w:r w:rsidR="00FC2424">
              <w:rPr>
                <w:noProof/>
                <w:webHidden/>
              </w:rPr>
              <w:t>21</w:t>
            </w:r>
            <w:r w:rsidR="00FC2424">
              <w:rPr>
                <w:noProof/>
                <w:webHidden/>
              </w:rPr>
              <w:fldChar w:fldCharType="end"/>
            </w:r>
          </w:hyperlink>
        </w:p>
        <w:p w14:paraId="7BC861B0" w14:textId="10B964CA" w:rsidR="00FC2424" w:rsidRDefault="001F3183">
          <w:pPr>
            <w:pStyle w:val="ndice1"/>
            <w:tabs>
              <w:tab w:val="left" w:pos="1320"/>
              <w:tab w:val="right" w:leader="dot" w:pos="8777"/>
            </w:tabs>
            <w:rPr>
              <w:rFonts w:asciiTheme="minorHAnsi" w:eastAsiaTheme="minorEastAsia" w:hAnsiTheme="minorHAnsi"/>
              <w:noProof/>
              <w:lang w:val="en-GB" w:eastAsia="en-GB"/>
            </w:rPr>
          </w:pPr>
          <w:hyperlink w:anchor="_Toc140544132" w:history="1">
            <w:r w:rsidR="00FC2424" w:rsidRPr="008B3641">
              <w:rPr>
                <w:rStyle w:val="Hiperligao"/>
                <w:noProof/>
              </w:rPr>
              <w:t>4</w:t>
            </w:r>
            <w:r w:rsidR="00FC2424">
              <w:rPr>
                <w:rFonts w:asciiTheme="minorHAnsi" w:eastAsiaTheme="minorEastAsia" w:hAnsiTheme="minorHAnsi"/>
                <w:noProof/>
                <w:lang w:val="en-GB" w:eastAsia="en-GB"/>
              </w:rPr>
              <w:tab/>
            </w:r>
            <w:r w:rsidR="00FC2424" w:rsidRPr="008B3641">
              <w:rPr>
                <w:rStyle w:val="Hiperligao"/>
                <w:noProof/>
              </w:rPr>
              <w:t>Resultados e discussão</w:t>
            </w:r>
            <w:r w:rsidR="00FC2424">
              <w:rPr>
                <w:noProof/>
                <w:webHidden/>
              </w:rPr>
              <w:tab/>
            </w:r>
            <w:r w:rsidR="00FC2424">
              <w:rPr>
                <w:noProof/>
                <w:webHidden/>
              </w:rPr>
              <w:fldChar w:fldCharType="begin"/>
            </w:r>
            <w:r w:rsidR="00FC2424">
              <w:rPr>
                <w:noProof/>
                <w:webHidden/>
              </w:rPr>
              <w:instrText xml:space="preserve"> PAGEREF _Toc140544132 \h </w:instrText>
            </w:r>
            <w:r w:rsidR="00FC2424">
              <w:rPr>
                <w:noProof/>
                <w:webHidden/>
              </w:rPr>
            </w:r>
            <w:r w:rsidR="00FC2424">
              <w:rPr>
                <w:noProof/>
                <w:webHidden/>
              </w:rPr>
              <w:fldChar w:fldCharType="separate"/>
            </w:r>
            <w:r w:rsidR="00FC2424">
              <w:rPr>
                <w:noProof/>
                <w:webHidden/>
              </w:rPr>
              <w:t>25</w:t>
            </w:r>
            <w:r w:rsidR="00FC2424">
              <w:rPr>
                <w:noProof/>
                <w:webHidden/>
              </w:rPr>
              <w:fldChar w:fldCharType="end"/>
            </w:r>
          </w:hyperlink>
        </w:p>
        <w:p w14:paraId="5158A143" w14:textId="7598F5A1" w:rsidR="00FC2424" w:rsidRDefault="001F3183">
          <w:pPr>
            <w:pStyle w:val="ndice1"/>
            <w:tabs>
              <w:tab w:val="left" w:pos="1320"/>
              <w:tab w:val="right" w:leader="dot" w:pos="8777"/>
            </w:tabs>
            <w:rPr>
              <w:rFonts w:asciiTheme="minorHAnsi" w:eastAsiaTheme="minorEastAsia" w:hAnsiTheme="minorHAnsi"/>
              <w:noProof/>
              <w:lang w:val="en-GB" w:eastAsia="en-GB"/>
            </w:rPr>
          </w:pPr>
          <w:hyperlink w:anchor="_Toc140544133" w:history="1">
            <w:r w:rsidR="00FC2424" w:rsidRPr="008B3641">
              <w:rPr>
                <w:rStyle w:val="Hiperligao"/>
                <w:noProof/>
              </w:rPr>
              <w:t>5</w:t>
            </w:r>
            <w:r w:rsidR="00FC2424">
              <w:rPr>
                <w:rFonts w:asciiTheme="minorHAnsi" w:eastAsiaTheme="minorEastAsia" w:hAnsiTheme="minorHAnsi"/>
                <w:noProof/>
                <w:lang w:val="en-GB" w:eastAsia="en-GB"/>
              </w:rPr>
              <w:tab/>
            </w:r>
            <w:r w:rsidR="00FC2424" w:rsidRPr="008B3641">
              <w:rPr>
                <w:rStyle w:val="Hiperligao"/>
                <w:noProof/>
              </w:rPr>
              <w:t>Conclusões e perspetivas de trabalho futuro</w:t>
            </w:r>
            <w:r w:rsidR="00FC2424">
              <w:rPr>
                <w:noProof/>
                <w:webHidden/>
              </w:rPr>
              <w:tab/>
            </w:r>
            <w:r w:rsidR="00FC2424">
              <w:rPr>
                <w:noProof/>
                <w:webHidden/>
              </w:rPr>
              <w:fldChar w:fldCharType="begin"/>
            </w:r>
            <w:r w:rsidR="00FC2424">
              <w:rPr>
                <w:noProof/>
                <w:webHidden/>
              </w:rPr>
              <w:instrText xml:space="preserve"> PAGEREF _Toc140544133 \h </w:instrText>
            </w:r>
            <w:r w:rsidR="00FC2424">
              <w:rPr>
                <w:noProof/>
                <w:webHidden/>
              </w:rPr>
            </w:r>
            <w:r w:rsidR="00FC2424">
              <w:rPr>
                <w:noProof/>
                <w:webHidden/>
              </w:rPr>
              <w:fldChar w:fldCharType="separate"/>
            </w:r>
            <w:r w:rsidR="00FC2424">
              <w:rPr>
                <w:noProof/>
                <w:webHidden/>
              </w:rPr>
              <w:t>27</w:t>
            </w:r>
            <w:r w:rsidR="00FC2424">
              <w:rPr>
                <w:noProof/>
                <w:webHidden/>
              </w:rPr>
              <w:fldChar w:fldCharType="end"/>
            </w:r>
          </w:hyperlink>
        </w:p>
        <w:p w14:paraId="502F58C9" w14:textId="0363C2D5" w:rsidR="00FC2424" w:rsidRDefault="001F3183">
          <w:pPr>
            <w:pStyle w:val="ndice1"/>
            <w:tabs>
              <w:tab w:val="right" w:leader="dot" w:pos="8777"/>
            </w:tabs>
            <w:rPr>
              <w:rFonts w:asciiTheme="minorHAnsi" w:eastAsiaTheme="minorEastAsia" w:hAnsiTheme="minorHAnsi"/>
              <w:noProof/>
              <w:lang w:val="en-GB" w:eastAsia="en-GB"/>
            </w:rPr>
          </w:pPr>
          <w:hyperlink w:anchor="_Toc140544134" w:history="1">
            <w:r w:rsidR="00FC2424" w:rsidRPr="008B3641">
              <w:rPr>
                <w:rStyle w:val="Hiperligao"/>
                <w:noProof/>
              </w:rPr>
              <w:t>Referências Bibliográficas</w:t>
            </w:r>
            <w:r w:rsidR="00FC2424">
              <w:rPr>
                <w:noProof/>
                <w:webHidden/>
              </w:rPr>
              <w:tab/>
            </w:r>
            <w:r w:rsidR="00FC2424">
              <w:rPr>
                <w:noProof/>
                <w:webHidden/>
              </w:rPr>
              <w:fldChar w:fldCharType="begin"/>
            </w:r>
            <w:r w:rsidR="00FC2424">
              <w:rPr>
                <w:noProof/>
                <w:webHidden/>
              </w:rPr>
              <w:instrText xml:space="preserve"> PAGEREF _Toc140544134 \h </w:instrText>
            </w:r>
            <w:r w:rsidR="00FC2424">
              <w:rPr>
                <w:noProof/>
                <w:webHidden/>
              </w:rPr>
            </w:r>
            <w:r w:rsidR="00FC2424">
              <w:rPr>
                <w:noProof/>
                <w:webHidden/>
              </w:rPr>
              <w:fldChar w:fldCharType="separate"/>
            </w:r>
            <w:r w:rsidR="00FC2424">
              <w:rPr>
                <w:noProof/>
                <w:webHidden/>
              </w:rPr>
              <w:t>29</w:t>
            </w:r>
            <w:r w:rsidR="00FC2424">
              <w:rPr>
                <w:noProof/>
                <w:webHidden/>
              </w:rPr>
              <w:fldChar w:fldCharType="end"/>
            </w:r>
          </w:hyperlink>
        </w:p>
        <w:p w14:paraId="452E55B5" w14:textId="436E01DE" w:rsidR="00AE3941" w:rsidRDefault="00AE3941" w:rsidP="00EA7689">
          <w:r>
            <w:rPr>
              <w:b/>
              <w:bCs/>
            </w:rPr>
            <w:fldChar w:fldCharType="end"/>
          </w:r>
        </w:p>
      </w:sdtContent>
    </w:sdt>
    <w:p w14:paraId="0C74055A" w14:textId="77777777" w:rsidR="00E77104" w:rsidRDefault="00BB74D7" w:rsidP="00E77104">
      <w:r>
        <w:br w:type="page"/>
      </w:r>
    </w:p>
    <w:p w14:paraId="6A609542" w14:textId="1D09AD7E" w:rsidR="00396CE6" w:rsidRDefault="00396CE6" w:rsidP="00396CE6">
      <w:pPr>
        <w:pStyle w:val="Ttulo1"/>
        <w:numPr>
          <w:ilvl w:val="0"/>
          <w:numId w:val="0"/>
        </w:numPr>
        <w:ind w:left="720"/>
      </w:pPr>
      <w:bookmarkStart w:id="6" w:name="_Toc140544112"/>
      <w:r>
        <w:lastRenderedPageBreak/>
        <w:t>Lista de Figuras</w:t>
      </w:r>
      <w:bookmarkEnd w:id="6"/>
    </w:p>
    <w:p w14:paraId="4D0EA243" w14:textId="1AE4314E" w:rsidR="001B4A47" w:rsidRDefault="001B4A47">
      <w:pPr>
        <w:pStyle w:val="ndicedeilustraes"/>
        <w:tabs>
          <w:tab w:val="right" w:leader="dot" w:pos="8777"/>
        </w:tabs>
        <w:rPr>
          <w:rFonts w:asciiTheme="minorHAnsi" w:eastAsiaTheme="minorEastAsia" w:hAnsiTheme="minorHAnsi"/>
          <w:noProof/>
          <w:lang w:val="en-GB" w:eastAsia="en-GB"/>
        </w:rPr>
      </w:pPr>
      <w:r>
        <w:fldChar w:fldCharType="begin"/>
      </w:r>
      <w:r>
        <w:instrText xml:space="preserve"> TOC \h \z \c "Figura" </w:instrText>
      </w:r>
      <w:r>
        <w:fldChar w:fldCharType="separate"/>
      </w:r>
      <w:hyperlink w:anchor="_Toc140583196" w:history="1">
        <w:r w:rsidRPr="00033865">
          <w:rPr>
            <w:rStyle w:val="Hiperligao"/>
            <w:noProof/>
          </w:rPr>
          <w:t>Figura 1- Arquitetura da Internet das Coisas [6].</w:t>
        </w:r>
        <w:r>
          <w:rPr>
            <w:noProof/>
            <w:webHidden/>
          </w:rPr>
          <w:tab/>
        </w:r>
        <w:r>
          <w:rPr>
            <w:noProof/>
            <w:webHidden/>
          </w:rPr>
          <w:fldChar w:fldCharType="begin"/>
        </w:r>
        <w:r>
          <w:rPr>
            <w:noProof/>
            <w:webHidden/>
          </w:rPr>
          <w:instrText xml:space="preserve"> PAGEREF _Toc140583196 \h </w:instrText>
        </w:r>
        <w:r>
          <w:rPr>
            <w:noProof/>
            <w:webHidden/>
          </w:rPr>
        </w:r>
        <w:r>
          <w:rPr>
            <w:noProof/>
            <w:webHidden/>
          </w:rPr>
          <w:fldChar w:fldCharType="separate"/>
        </w:r>
        <w:r>
          <w:rPr>
            <w:noProof/>
            <w:webHidden/>
          </w:rPr>
          <w:t>13</w:t>
        </w:r>
        <w:r>
          <w:rPr>
            <w:noProof/>
            <w:webHidden/>
          </w:rPr>
          <w:fldChar w:fldCharType="end"/>
        </w:r>
      </w:hyperlink>
    </w:p>
    <w:p w14:paraId="4573C79F" w14:textId="36BDE57A" w:rsidR="001B4A47" w:rsidRDefault="001F3183">
      <w:pPr>
        <w:pStyle w:val="ndicedeilustraes"/>
        <w:tabs>
          <w:tab w:val="right" w:leader="dot" w:pos="8777"/>
        </w:tabs>
        <w:rPr>
          <w:rFonts w:asciiTheme="minorHAnsi" w:eastAsiaTheme="minorEastAsia" w:hAnsiTheme="minorHAnsi"/>
          <w:noProof/>
          <w:lang w:val="en-GB" w:eastAsia="en-GB"/>
        </w:rPr>
      </w:pPr>
      <w:hyperlink w:anchor="_Toc140583197" w:history="1">
        <w:r w:rsidR="001B4A47" w:rsidRPr="00033865">
          <w:rPr>
            <w:rStyle w:val="Hiperligao"/>
            <w:noProof/>
          </w:rPr>
          <w:t>Figura 2- Funcionamento Sistema LoRa [10].</w:t>
        </w:r>
        <w:r w:rsidR="001B4A47">
          <w:rPr>
            <w:noProof/>
            <w:webHidden/>
          </w:rPr>
          <w:tab/>
        </w:r>
        <w:r w:rsidR="001B4A47">
          <w:rPr>
            <w:noProof/>
            <w:webHidden/>
          </w:rPr>
          <w:fldChar w:fldCharType="begin"/>
        </w:r>
        <w:r w:rsidR="001B4A47">
          <w:rPr>
            <w:noProof/>
            <w:webHidden/>
          </w:rPr>
          <w:instrText xml:space="preserve"> PAGEREF _Toc140583197 \h </w:instrText>
        </w:r>
        <w:r w:rsidR="001B4A47">
          <w:rPr>
            <w:noProof/>
            <w:webHidden/>
          </w:rPr>
        </w:r>
        <w:r w:rsidR="001B4A47">
          <w:rPr>
            <w:noProof/>
            <w:webHidden/>
          </w:rPr>
          <w:fldChar w:fldCharType="separate"/>
        </w:r>
        <w:r w:rsidR="001B4A47">
          <w:rPr>
            <w:noProof/>
            <w:webHidden/>
          </w:rPr>
          <w:t>14</w:t>
        </w:r>
        <w:r w:rsidR="001B4A47">
          <w:rPr>
            <w:noProof/>
            <w:webHidden/>
          </w:rPr>
          <w:fldChar w:fldCharType="end"/>
        </w:r>
      </w:hyperlink>
    </w:p>
    <w:p w14:paraId="05BDEC17" w14:textId="19F77BD5" w:rsidR="001B4A47" w:rsidRDefault="001F3183">
      <w:pPr>
        <w:pStyle w:val="ndicedeilustraes"/>
        <w:tabs>
          <w:tab w:val="right" w:leader="dot" w:pos="8777"/>
        </w:tabs>
        <w:rPr>
          <w:rFonts w:asciiTheme="minorHAnsi" w:eastAsiaTheme="minorEastAsia" w:hAnsiTheme="minorHAnsi"/>
          <w:noProof/>
          <w:lang w:val="en-GB" w:eastAsia="en-GB"/>
        </w:rPr>
      </w:pPr>
      <w:hyperlink w:anchor="_Toc140583198" w:history="1">
        <w:r w:rsidR="001B4A47" w:rsidRPr="00033865">
          <w:rPr>
            <w:rStyle w:val="Hiperligao"/>
            <w:noProof/>
          </w:rPr>
          <w:t>Figura 3- Metodologia de desenvolvimento de software: Cascata [16].</w:t>
        </w:r>
        <w:r w:rsidR="001B4A47">
          <w:rPr>
            <w:noProof/>
            <w:webHidden/>
          </w:rPr>
          <w:tab/>
        </w:r>
        <w:r w:rsidR="001B4A47">
          <w:rPr>
            <w:noProof/>
            <w:webHidden/>
          </w:rPr>
          <w:fldChar w:fldCharType="begin"/>
        </w:r>
        <w:r w:rsidR="001B4A47">
          <w:rPr>
            <w:noProof/>
            <w:webHidden/>
          </w:rPr>
          <w:instrText xml:space="preserve"> PAGEREF _Toc140583198 \h </w:instrText>
        </w:r>
        <w:r w:rsidR="001B4A47">
          <w:rPr>
            <w:noProof/>
            <w:webHidden/>
          </w:rPr>
        </w:r>
        <w:r w:rsidR="001B4A47">
          <w:rPr>
            <w:noProof/>
            <w:webHidden/>
          </w:rPr>
          <w:fldChar w:fldCharType="separate"/>
        </w:r>
        <w:r w:rsidR="001B4A47">
          <w:rPr>
            <w:noProof/>
            <w:webHidden/>
          </w:rPr>
          <w:t>16</w:t>
        </w:r>
        <w:r w:rsidR="001B4A47">
          <w:rPr>
            <w:noProof/>
            <w:webHidden/>
          </w:rPr>
          <w:fldChar w:fldCharType="end"/>
        </w:r>
      </w:hyperlink>
    </w:p>
    <w:p w14:paraId="6216F336" w14:textId="78AD93F3" w:rsidR="001B4A47" w:rsidRDefault="001F3183">
      <w:pPr>
        <w:pStyle w:val="ndicedeilustraes"/>
        <w:tabs>
          <w:tab w:val="right" w:leader="dot" w:pos="8777"/>
        </w:tabs>
        <w:rPr>
          <w:rFonts w:asciiTheme="minorHAnsi" w:eastAsiaTheme="minorEastAsia" w:hAnsiTheme="minorHAnsi"/>
          <w:noProof/>
          <w:lang w:val="en-GB" w:eastAsia="en-GB"/>
        </w:rPr>
      </w:pPr>
      <w:hyperlink w:anchor="_Toc140583199" w:history="1">
        <w:r w:rsidR="001B4A47" w:rsidRPr="00033865">
          <w:rPr>
            <w:rStyle w:val="Hiperligao"/>
            <w:noProof/>
          </w:rPr>
          <w:t>Figura 4-Cascata modificada [23].</w:t>
        </w:r>
        <w:r w:rsidR="001B4A47">
          <w:rPr>
            <w:noProof/>
            <w:webHidden/>
          </w:rPr>
          <w:tab/>
        </w:r>
        <w:r w:rsidR="001B4A47">
          <w:rPr>
            <w:noProof/>
            <w:webHidden/>
          </w:rPr>
          <w:fldChar w:fldCharType="begin"/>
        </w:r>
        <w:r w:rsidR="001B4A47">
          <w:rPr>
            <w:noProof/>
            <w:webHidden/>
          </w:rPr>
          <w:instrText xml:space="preserve"> PAGEREF _Toc140583199 \h </w:instrText>
        </w:r>
        <w:r w:rsidR="001B4A47">
          <w:rPr>
            <w:noProof/>
            <w:webHidden/>
          </w:rPr>
        </w:r>
        <w:r w:rsidR="001B4A47">
          <w:rPr>
            <w:noProof/>
            <w:webHidden/>
          </w:rPr>
          <w:fldChar w:fldCharType="separate"/>
        </w:r>
        <w:r w:rsidR="001B4A47">
          <w:rPr>
            <w:noProof/>
            <w:webHidden/>
          </w:rPr>
          <w:t>17</w:t>
        </w:r>
        <w:r w:rsidR="001B4A47">
          <w:rPr>
            <w:noProof/>
            <w:webHidden/>
          </w:rPr>
          <w:fldChar w:fldCharType="end"/>
        </w:r>
      </w:hyperlink>
    </w:p>
    <w:p w14:paraId="257D5C0D" w14:textId="6544E5ED" w:rsidR="001B4A47" w:rsidRDefault="001F3183">
      <w:pPr>
        <w:pStyle w:val="ndicedeilustraes"/>
        <w:tabs>
          <w:tab w:val="right" w:leader="dot" w:pos="8777"/>
        </w:tabs>
        <w:rPr>
          <w:rFonts w:asciiTheme="minorHAnsi" w:eastAsiaTheme="minorEastAsia" w:hAnsiTheme="minorHAnsi"/>
          <w:noProof/>
          <w:lang w:val="en-GB" w:eastAsia="en-GB"/>
        </w:rPr>
      </w:pPr>
      <w:hyperlink w:anchor="_Toc140583200" w:history="1">
        <w:r w:rsidR="001B4A47" w:rsidRPr="00033865">
          <w:rPr>
            <w:rStyle w:val="Hiperligao"/>
            <w:noProof/>
          </w:rPr>
          <w:t>Figura 5 - Modelo Evolutivo [26].</w:t>
        </w:r>
        <w:r w:rsidR="001B4A47">
          <w:rPr>
            <w:noProof/>
            <w:webHidden/>
          </w:rPr>
          <w:tab/>
        </w:r>
        <w:r w:rsidR="001B4A47">
          <w:rPr>
            <w:noProof/>
            <w:webHidden/>
          </w:rPr>
          <w:fldChar w:fldCharType="begin"/>
        </w:r>
        <w:r w:rsidR="001B4A47">
          <w:rPr>
            <w:noProof/>
            <w:webHidden/>
          </w:rPr>
          <w:instrText xml:space="preserve"> PAGEREF _Toc140583200 \h </w:instrText>
        </w:r>
        <w:r w:rsidR="001B4A47">
          <w:rPr>
            <w:noProof/>
            <w:webHidden/>
          </w:rPr>
        </w:r>
        <w:r w:rsidR="001B4A47">
          <w:rPr>
            <w:noProof/>
            <w:webHidden/>
          </w:rPr>
          <w:fldChar w:fldCharType="separate"/>
        </w:r>
        <w:r w:rsidR="001B4A47">
          <w:rPr>
            <w:noProof/>
            <w:webHidden/>
          </w:rPr>
          <w:t>18</w:t>
        </w:r>
        <w:r w:rsidR="001B4A47">
          <w:rPr>
            <w:noProof/>
            <w:webHidden/>
          </w:rPr>
          <w:fldChar w:fldCharType="end"/>
        </w:r>
      </w:hyperlink>
    </w:p>
    <w:p w14:paraId="554114BF" w14:textId="6A2000A7" w:rsidR="001B4A47" w:rsidRDefault="001F3183">
      <w:pPr>
        <w:pStyle w:val="ndicedeilustraes"/>
        <w:tabs>
          <w:tab w:val="right" w:leader="dot" w:pos="8777"/>
        </w:tabs>
        <w:rPr>
          <w:rFonts w:asciiTheme="minorHAnsi" w:eastAsiaTheme="minorEastAsia" w:hAnsiTheme="minorHAnsi"/>
          <w:noProof/>
          <w:lang w:val="en-GB" w:eastAsia="en-GB"/>
        </w:rPr>
      </w:pPr>
      <w:hyperlink w:anchor="_Toc140583201" w:history="1">
        <w:r w:rsidR="001B4A47" w:rsidRPr="00033865">
          <w:rPr>
            <w:rStyle w:val="Hiperligao"/>
            <w:noProof/>
          </w:rPr>
          <w:t>Figura 6 – Fluxograma resultado do desenho[33]</w:t>
        </w:r>
        <w:r w:rsidR="001B4A47">
          <w:rPr>
            <w:noProof/>
            <w:webHidden/>
          </w:rPr>
          <w:tab/>
        </w:r>
        <w:r w:rsidR="001B4A47">
          <w:rPr>
            <w:noProof/>
            <w:webHidden/>
          </w:rPr>
          <w:fldChar w:fldCharType="begin"/>
        </w:r>
        <w:r w:rsidR="001B4A47">
          <w:rPr>
            <w:noProof/>
            <w:webHidden/>
          </w:rPr>
          <w:instrText xml:space="preserve"> PAGEREF _Toc140583201 \h </w:instrText>
        </w:r>
        <w:r w:rsidR="001B4A47">
          <w:rPr>
            <w:noProof/>
            <w:webHidden/>
          </w:rPr>
        </w:r>
        <w:r w:rsidR="001B4A47">
          <w:rPr>
            <w:noProof/>
            <w:webHidden/>
          </w:rPr>
          <w:fldChar w:fldCharType="separate"/>
        </w:r>
        <w:r w:rsidR="001B4A47">
          <w:rPr>
            <w:noProof/>
            <w:webHidden/>
          </w:rPr>
          <w:t>22</w:t>
        </w:r>
        <w:r w:rsidR="001B4A47">
          <w:rPr>
            <w:noProof/>
            <w:webHidden/>
          </w:rPr>
          <w:fldChar w:fldCharType="end"/>
        </w:r>
      </w:hyperlink>
    </w:p>
    <w:p w14:paraId="3CC5BBCD" w14:textId="0C1737D2" w:rsidR="001B4A47" w:rsidRDefault="001F3183">
      <w:pPr>
        <w:pStyle w:val="ndicedeilustraes"/>
        <w:tabs>
          <w:tab w:val="right" w:leader="dot" w:pos="8777"/>
        </w:tabs>
        <w:rPr>
          <w:rFonts w:asciiTheme="minorHAnsi" w:eastAsiaTheme="minorEastAsia" w:hAnsiTheme="minorHAnsi"/>
          <w:noProof/>
          <w:lang w:val="en-GB" w:eastAsia="en-GB"/>
        </w:rPr>
      </w:pPr>
      <w:hyperlink w:anchor="_Toc140583202" w:history="1">
        <w:r w:rsidR="001B4A47" w:rsidRPr="00033865">
          <w:rPr>
            <w:rStyle w:val="Hiperligao"/>
            <w:noProof/>
          </w:rPr>
          <w:t>Figura 7- Link da API com os dados selecionados.</w:t>
        </w:r>
        <w:r w:rsidR="001B4A47">
          <w:rPr>
            <w:noProof/>
            <w:webHidden/>
          </w:rPr>
          <w:tab/>
        </w:r>
        <w:r w:rsidR="001B4A47">
          <w:rPr>
            <w:noProof/>
            <w:webHidden/>
          </w:rPr>
          <w:fldChar w:fldCharType="begin"/>
        </w:r>
        <w:r w:rsidR="001B4A47">
          <w:rPr>
            <w:noProof/>
            <w:webHidden/>
          </w:rPr>
          <w:instrText xml:space="preserve"> PAGEREF _Toc140583202 \h </w:instrText>
        </w:r>
        <w:r w:rsidR="001B4A47">
          <w:rPr>
            <w:noProof/>
            <w:webHidden/>
          </w:rPr>
        </w:r>
        <w:r w:rsidR="001B4A47">
          <w:rPr>
            <w:noProof/>
            <w:webHidden/>
          </w:rPr>
          <w:fldChar w:fldCharType="separate"/>
        </w:r>
        <w:r w:rsidR="001B4A47">
          <w:rPr>
            <w:noProof/>
            <w:webHidden/>
          </w:rPr>
          <w:t>23</w:t>
        </w:r>
        <w:r w:rsidR="001B4A47">
          <w:rPr>
            <w:noProof/>
            <w:webHidden/>
          </w:rPr>
          <w:fldChar w:fldCharType="end"/>
        </w:r>
      </w:hyperlink>
    </w:p>
    <w:p w14:paraId="08C28E34" w14:textId="362D3F31" w:rsidR="001B4A47" w:rsidRDefault="001F3183">
      <w:pPr>
        <w:pStyle w:val="ndicedeilustraes"/>
        <w:tabs>
          <w:tab w:val="right" w:leader="dot" w:pos="8777"/>
        </w:tabs>
        <w:rPr>
          <w:rFonts w:asciiTheme="minorHAnsi" w:eastAsiaTheme="minorEastAsia" w:hAnsiTheme="minorHAnsi"/>
          <w:noProof/>
          <w:lang w:val="en-GB" w:eastAsia="en-GB"/>
        </w:rPr>
      </w:pPr>
      <w:hyperlink w:anchor="_Toc140583203" w:history="1">
        <w:r w:rsidR="001B4A47" w:rsidRPr="00033865">
          <w:rPr>
            <w:rStyle w:val="Hiperligao"/>
            <w:noProof/>
          </w:rPr>
          <w:t>Figura 8 - Comparação de dados com a google</w:t>
        </w:r>
        <w:r w:rsidR="001B4A47">
          <w:rPr>
            <w:noProof/>
            <w:webHidden/>
          </w:rPr>
          <w:tab/>
        </w:r>
        <w:r w:rsidR="001B4A47">
          <w:rPr>
            <w:noProof/>
            <w:webHidden/>
          </w:rPr>
          <w:fldChar w:fldCharType="begin"/>
        </w:r>
        <w:r w:rsidR="001B4A47">
          <w:rPr>
            <w:noProof/>
            <w:webHidden/>
          </w:rPr>
          <w:instrText xml:space="preserve"> PAGEREF _Toc140583203 \h </w:instrText>
        </w:r>
        <w:r w:rsidR="001B4A47">
          <w:rPr>
            <w:noProof/>
            <w:webHidden/>
          </w:rPr>
        </w:r>
        <w:r w:rsidR="001B4A47">
          <w:rPr>
            <w:noProof/>
            <w:webHidden/>
          </w:rPr>
          <w:fldChar w:fldCharType="separate"/>
        </w:r>
        <w:r w:rsidR="001B4A47">
          <w:rPr>
            <w:noProof/>
            <w:webHidden/>
          </w:rPr>
          <w:t>24</w:t>
        </w:r>
        <w:r w:rsidR="001B4A47">
          <w:rPr>
            <w:noProof/>
            <w:webHidden/>
          </w:rPr>
          <w:fldChar w:fldCharType="end"/>
        </w:r>
      </w:hyperlink>
    </w:p>
    <w:p w14:paraId="77E8822F" w14:textId="2AD6157E" w:rsidR="00396CE6" w:rsidRDefault="001B4A47" w:rsidP="00EA7689">
      <w:r>
        <w:fldChar w:fldCharType="end"/>
      </w:r>
    </w:p>
    <w:p w14:paraId="04FCC9A1" w14:textId="77777777" w:rsidR="00396CE6" w:rsidRDefault="00396CE6">
      <w:pPr>
        <w:ind w:firstLine="0"/>
        <w:jc w:val="left"/>
      </w:pPr>
      <w:r>
        <w:br w:type="page"/>
      </w:r>
    </w:p>
    <w:p w14:paraId="7A944B15" w14:textId="77777777" w:rsidR="00CD452A" w:rsidRDefault="00CD452A" w:rsidP="00EA7689"/>
    <w:p w14:paraId="42876E24" w14:textId="68A1906E" w:rsidR="00BB74D7" w:rsidRDefault="00BB74D7" w:rsidP="00396CE6">
      <w:pPr>
        <w:pStyle w:val="Ttulo1"/>
        <w:numPr>
          <w:ilvl w:val="0"/>
          <w:numId w:val="0"/>
        </w:numPr>
      </w:pPr>
      <w:bookmarkStart w:id="7" w:name="_Toc140544113"/>
      <w:r>
        <w:t>Lista de Abreviaturas e Símbolos</w:t>
      </w:r>
      <w:bookmarkEnd w:id="7"/>
    </w:p>
    <w:p w14:paraId="54E45A99" w14:textId="77777777" w:rsidR="00BB74D7" w:rsidRDefault="00BB74D7" w:rsidP="00EA7689"/>
    <w:tbl>
      <w:tblPr>
        <w:tblStyle w:val="TabelacomGrelha"/>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9"/>
        <w:gridCol w:w="5938"/>
      </w:tblGrid>
      <w:tr w:rsidR="00B5314F" w:rsidRPr="00643C91" w14:paraId="1A3335E2" w14:textId="77777777">
        <w:trPr>
          <w:trHeight w:val="443"/>
        </w:trPr>
        <w:tc>
          <w:tcPr>
            <w:tcW w:w="0" w:type="auto"/>
          </w:tcPr>
          <w:p w14:paraId="69DCAE81" w14:textId="77777777" w:rsidR="00B5314F" w:rsidRPr="00643C91" w:rsidRDefault="00B5314F">
            <w:pPr>
              <w:rPr>
                <w:b/>
                <w:bCs/>
              </w:rPr>
            </w:pPr>
            <w:r w:rsidRPr="00643C91">
              <w:rPr>
                <w:b/>
                <w:bCs/>
              </w:rPr>
              <w:t>Sigla</w:t>
            </w:r>
          </w:p>
        </w:tc>
        <w:tc>
          <w:tcPr>
            <w:tcW w:w="5938" w:type="dxa"/>
          </w:tcPr>
          <w:p w14:paraId="521F6A05" w14:textId="77777777" w:rsidR="00B5314F" w:rsidRPr="00643C91" w:rsidRDefault="00B5314F">
            <w:pPr>
              <w:jc w:val="left"/>
              <w:rPr>
                <w:b/>
                <w:bCs/>
              </w:rPr>
            </w:pPr>
            <w:r w:rsidRPr="00643C91">
              <w:rPr>
                <w:b/>
                <w:bCs/>
              </w:rPr>
              <w:t>Descrição</w:t>
            </w:r>
          </w:p>
        </w:tc>
      </w:tr>
      <w:tr w:rsidR="00B5314F" w14:paraId="34D8FB79" w14:textId="77777777" w:rsidTr="00CD452A">
        <w:trPr>
          <w:trHeight w:val="524"/>
        </w:trPr>
        <w:tc>
          <w:tcPr>
            <w:tcW w:w="0" w:type="auto"/>
          </w:tcPr>
          <w:p w14:paraId="0F5F1F2B" w14:textId="77777777" w:rsidR="00B5314F" w:rsidRPr="00BE307F" w:rsidRDefault="00B5314F" w:rsidP="00EA7689">
            <w:r w:rsidRPr="00BE307F">
              <w:t>IoT</w:t>
            </w:r>
          </w:p>
        </w:tc>
        <w:tc>
          <w:tcPr>
            <w:tcW w:w="5938" w:type="dxa"/>
          </w:tcPr>
          <w:p w14:paraId="4F3B6686" w14:textId="77777777" w:rsidR="00B5314F" w:rsidRDefault="00B5314F" w:rsidP="00CD452A">
            <w:pPr>
              <w:jc w:val="left"/>
            </w:pPr>
            <w:r>
              <w:t xml:space="preserve">Internet </w:t>
            </w:r>
            <w:proofErr w:type="spellStart"/>
            <w:r>
              <w:t>of</w:t>
            </w:r>
            <w:proofErr w:type="spellEnd"/>
            <w:r>
              <w:t xml:space="preserve"> </w:t>
            </w:r>
            <w:proofErr w:type="spellStart"/>
            <w:r>
              <w:t>Things</w:t>
            </w:r>
            <w:proofErr w:type="spellEnd"/>
          </w:p>
        </w:tc>
      </w:tr>
      <w:tr w:rsidR="00B5314F" w14:paraId="1324AF5D" w14:textId="77777777" w:rsidTr="00CD452A">
        <w:trPr>
          <w:trHeight w:val="443"/>
        </w:trPr>
        <w:tc>
          <w:tcPr>
            <w:tcW w:w="0" w:type="auto"/>
          </w:tcPr>
          <w:p w14:paraId="03340DCE" w14:textId="77777777" w:rsidR="00B5314F" w:rsidRPr="00BE307F" w:rsidRDefault="00B5314F" w:rsidP="00EA7689">
            <w:r w:rsidRPr="00BE307F">
              <w:t>LoRa</w:t>
            </w:r>
          </w:p>
        </w:tc>
        <w:tc>
          <w:tcPr>
            <w:tcW w:w="5938" w:type="dxa"/>
          </w:tcPr>
          <w:p w14:paraId="7F0237D4" w14:textId="77777777" w:rsidR="00B5314F" w:rsidRDefault="00B5314F" w:rsidP="00CD452A">
            <w:pPr>
              <w:jc w:val="left"/>
            </w:pPr>
            <w:r>
              <w:t>Long Range</w:t>
            </w:r>
          </w:p>
        </w:tc>
      </w:tr>
      <w:tr w:rsidR="00B5314F" w14:paraId="40DDA566" w14:textId="77777777" w:rsidTr="00CD452A">
        <w:trPr>
          <w:trHeight w:val="524"/>
        </w:trPr>
        <w:tc>
          <w:tcPr>
            <w:tcW w:w="0" w:type="auto"/>
          </w:tcPr>
          <w:p w14:paraId="01684A32" w14:textId="77777777" w:rsidR="00B5314F" w:rsidRPr="00BE307F" w:rsidRDefault="00B5314F" w:rsidP="00EA7689">
            <w:r w:rsidRPr="00BE307F">
              <w:t>PM</w:t>
            </w:r>
          </w:p>
        </w:tc>
        <w:tc>
          <w:tcPr>
            <w:tcW w:w="5938" w:type="dxa"/>
          </w:tcPr>
          <w:p w14:paraId="18F3179D" w14:textId="77777777" w:rsidR="00B5314F" w:rsidRDefault="00B5314F" w:rsidP="00CD452A">
            <w:pPr>
              <w:jc w:val="left"/>
            </w:pPr>
            <w:r>
              <w:t>Particular Matter</w:t>
            </w:r>
          </w:p>
        </w:tc>
      </w:tr>
      <w:tr w:rsidR="00C35E0D" w14:paraId="0A802D12" w14:textId="77777777" w:rsidTr="00CD452A">
        <w:trPr>
          <w:trHeight w:val="524"/>
        </w:trPr>
        <w:tc>
          <w:tcPr>
            <w:tcW w:w="0" w:type="auto"/>
          </w:tcPr>
          <w:p w14:paraId="60B5736F" w14:textId="1BEFB09F" w:rsidR="00C35E0D" w:rsidRPr="00BE307F" w:rsidRDefault="00906FEA" w:rsidP="00EA7689">
            <w:r>
              <w:t>GPS</w:t>
            </w:r>
          </w:p>
        </w:tc>
        <w:tc>
          <w:tcPr>
            <w:tcW w:w="5938" w:type="dxa"/>
          </w:tcPr>
          <w:p w14:paraId="2C1A5D75" w14:textId="6DFE3DF8" w:rsidR="00C35E0D" w:rsidRDefault="00906FEA" w:rsidP="00CD452A">
            <w:pPr>
              <w:jc w:val="left"/>
            </w:pPr>
            <w:r>
              <w:t xml:space="preserve">Global </w:t>
            </w:r>
            <w:proofErr w:type="spellStart"/>
            <w:r>
              <w:t>Positioning</w:t>
            </w:r>
            <w:proofErr w:type="spellEnd"/>
            <w:r>
              <w:t xml:space="preserve"> </w:t>
            </w:r>
            <w:proofErr w:type="spellStart"/>
            <w:r>
              <w:t>System</w:t>
            </w:r>
            <w:proofErr w:type="spellEnd"/>
          </w:p>
        </w:tc>
      </w:tr>
      <w:tr w:rsidR="00C35E0D" w14:paraId="45E799A9" w14:textId="77777777" w:rsidTr="00CD452A">
        <w:trPr>
          <w:trHeight w:val="524"/>
        </w:trPr>
        <w:tc>
          <w:tcPr>
            <w:tcW w:w="0" w:type="auto"/>
          </w:tcPr>
          <w:p w14:paraId="56D0F29A" w14:textId="275B6D2A" w:rsidR="00C35E0D" w:rsidRPr="00BE307F" w:rsidRDefault="00906FEA" w:rsidP="00EA7689">
            <w:r>
              <w:t>IEE</w:t>
            </w:r>
          </w:p>
        </w:tc>
        <w:tc>
          <w:tcPr>
            <w:tcW w:w="5938" w:type="dxa"/>
          </w:tcPr>
          <w:p w14:paraId="28F7CFB2" w14:textId="0374345D" w:rsidR="00C35E0D" w:rsidRDefault="00906FEA" w:rsidP="00CD452A">
            <w:pPr>
              <w:jc w:val="left"/>
            </w:pPr>
            <w:r>
              <w:t>European Environment Agency</w:t>
            </w:r>
          </w:p>
        </w:tc>
      </w:tr>
      <w:tr w:rsidR="00C35E0D" w14:paraId="40795DEE" w14:textId="77777777" w:rsidTr="00CD452A">
        <w:trPr>
          <w:trHeight w:val="524"/>
        </w:trPr>
        <w:tc>
          <w:tcPr>
            <w:tcW w:w="0" w:type="auto"/>
          </w:tcPr>
          <w:p w14:paraId="73D3E1A3" w14:textId="041F63A6" w:rsidR="00C35E0D" w:rsidRPr="00BE307F" w:rsidRDefault="00906FEA" w:rsidP="00EA7689">
            <w:r>
              <w:t>APP</w:t>
            </w:r>
          </w:p>
        </w:tc>
        <w:tc>
          <w:tcPr>
            <w:tcW w:w="5938" w:type="dxa"/>
          </w:tcPr>
          <w:p w14:paraId="2284172A" w14:textId="03589F71" w:rsidR="00C35E0D" w:rsidRDefault="00906FEA" w:rsidP="00CD452A">
            <w:pPr>
              <w:jc w:val="left"/>
            </w:pPr>
            <w:r>
              <w:t>Aplicação</w:t>
            </w:r>
          </w:p>
        </w:tc>
      </w:tr>
      <w:tr w:rsidR="00C35E0D" w14:paraId="23F3651C" w14:textId="77777777" w:rsidTr="00CD452A">
        <w:trPr>
          <w:trHeight w:val="524"/>
        </w:trPr>
        <w:tc>
          <w:tcPr>
            <w:tcW w:w="0" w:type="auto"/>
          </w:tcPr>
          <w:p w14:paraId="5BA0B682" w14:textId="77777777" w:rsidR="00C35E0D" w:rsidRPr="00BE307F" w:rsidRDefault="00C35E0D" w:rsidP="00EA7689"/>
        </w:tc>
        <w:tc>
          <w:tcPr>
            <w:tcW w:w="5938" w:type="dxa"/>
          </w:tcPr>
          <w:p w14:paraId="3F8672EB" w14:textId="77777777" w:rsidR="00C35E0D" w:rsidRDefault="00C35E0D" w:rsidP="00CD452A">
            <w:pPr>
              <w:jc w:val="left"/>
            </w:pPr>
          </w:p>
        </w:tc>
      </w:tr>
    </w:tbl>
    <w:p w14:paraId="7447A88D" w14:textId="5EAABFDD" w:rsidR="00FA50A4" w:rsidRPr="00C35E0D" w:rsidRDefault="00FA50A4" w:rsidP="00EA7689">
      <w:pPr>
        <w:rPr>
          <w:lang w:val="en-GB"/>
        </w:rPr>
        <w:sectPr w:rsidR="00FA50A4" w:rsidRPr="00C35E0D" w:rsidSect="00EB7FA1">
          <w:type w:val="oddPage"/>
          <w:pgSz w:w="11906" w:h="16838"/>
          <w:pgMar w:top="1418" w:right="1418" w:bottom="1418" w:left="1701" w:header="709" w:footer="709" w:gutter="0"/>
          <w:pgNumType w:fmt="lowerRoman"/>
          <w:cols w:space="708"/>
          <w:docGrid w:linePitch="360"/>
        </w:sectPr>
      </w:pPr>
    </w:p>
    <w:p w14:paraId="59B953C0" w14:textId="4766F969" w:rsidR="007E15A2" w:rsidRPr="00CE5E95" w:rsidRDefault="00AF75BA" w:rsidP="00CE5E95">
      <w:pPr>
        <w:pStyle w:val="Ttulo1"/>
      </w:pPr>
      <w:bookmarkStart w:id="8" w:name="_Toc140544114"/>
      <w:r w:rsidRPr="00CE5E95">
        <w:lastRenderedPageBreak/>
        <w:t>Introdução</w:t>
      </w:r>
      <w:bookmarkEnd w:id="8"/>
    </w:p>
    <w:p w14:paraId="5D9A0189" w14:textId="4986C2BE" w:rsidR="006242E5" w:rsidRPr="00586BC5" w:rsidRDefault="00EF379F" w:rsidP="00EA7689">
      <w:pPr>
        <w:rPr>
          <w:rFonts w:cs="Times New Roman"/>
        </w:rPr>
      </w:pPr>
      <w:r>
        <w:t xml:space="preserve">A poluição do ar é um problema global que se tem agravado nas duas </w:t>
      </w:r>
      <w:r w:rsidR="00AF1C02">
        <w:t>últimas</w:t>
      </w:r>
      <w:r>
        <w:t xml:space="preserve"> </w:t>
      </w:r>
      <w:r w:rsidR="00BB6ADC">
        <w:t>décadas. De acordo com a EEA (European Environment Agency)</w:t>
      </w:r>
      <w:r w:rsidR="00AF1C02">
        <w:t>,</w:t>
      </w:r>
      <w:r w:rsidR="00BB6ADC">
        <w:t xml:space="preserve"> </w:t>
      </w:r>
      <w:r w:rsidR="006242E5">
        <w:rPr>
          <w:rFonts w:cs="Times New Roman"/>
        </w:rPr>
        <w:t>verificou-se um decréscimo substancial na emissão de gases poluentes durante os últimos anos</w:t>
      </w:r>
      <w:r w:rsidR="00FA50A4">
        <w:rPr>
          <w:rFonts w:cs="Times New Roman"/>
        </w:rPr>
        <w:t xml:space="preserve"> </w:t>
      </w:r>
      <w:r w:rsidR="006242E5">
        <w:rPr>
          <w:rFonts w:cs="Times New Roman"/>
        </w:rPr>
        <w:t>observando-se</w:t>
      </w:r>
      <w:r w:rsidR="00F81A44">
        <w:rPr>
          <w:rFonts w:cs="Times New Roman"/>
        </w:rPr>
        <w:t>,</w:t>
      </w:r>
      <w:r w:rsidR="006242E5">
        <w:rPr>
          <w:rFonts w:cs="Times New Roman"/>
        </w:rPr>
        <w:t xml:space="preserve"> consequentemente, uma melhoria da qualidade do ar na </w:t>
      </w:r>
      <w:r w:rsidR="003E76F4">
        <w:rPr>
          <w:rFonts w:cs="Times New Roman"/>
        </w:rPr>
        <w:t>E</w:t>
      </w:r>
      <w:r w:rsidR="00402B66" w:rsidRPr="00937CA4">
        <w:rPr>
          <w:rFonts w:cs="Times New Roman"/>
        </w:rPr>
        <w:t>uropa</w:t>
      </w:r>
      <w:r w:rsidR="00937CA4">
        <w:rPr>
          <w:rFonts w:cs="Times New Roman"/>
        </w:rPr>
        <w:t xml:space="preserve"> </w:t>
      </w:r>
      <w:r w:rsidR="00937CA4" w:rsidRPr="00937CA4">
        <w:rPr>
          <w:rStyle w:val="Refdecomentrio"/>
          <w:sz w:val="22"/>
          <w:szCs w:val="22"/>
        </w:rPr>
        <w:t>[1</w:t>
      </w:r>
      <w:r w:rsidR="006242E5" w:rsidRPr="00937CA4">
        <w:rPr>
          <w:rFonts w:cs="Times New Roman"/>
        </w:rPr>
        <w:t>].</w:t>
      </w:r>
      <w:r w:rsidR="006242E5">
        <w:rPr>
          <w:rFonts w:cs="Times New Roman"/>
        </w:rPr>
        <w:t xml:space="preserve"> Contudo, as concentrações de ar poluente continuam demasiado altas, principalmente nos centros urbanos onde </w:t>
      </w:r>
      <w:r w:rsidR="003E76F4">
        <w:rPr>
          <w:rFonts w:cs="Times New Roman"/>
        </w:rPr>
        <w:t xml:space="preserve">é </w:t>
      </w:r>
      <w:r w:rsidR="0064121B">
        <w:rPr>
          <w:rFonts w:cs="Times New Roman"/>
        </w:rPr>
        <w:t xml:space="preserve">possível </w:t>
      </w:r>
      <w:r w:rsidR="006242E5">
        <w:rPr>
          <w:rFonts w:cs="Times New Roman"/>
        </w:rPr>
        <w:t>encontrar em excesso três</w:t>
      </w:r>
      <w:r w:rsidR="00345E2E">
        <w:rPr>
          <w:rFonts w:cs="Times New Roman"/>
        </w:rPr>
        <w:t xml:space="preserve"> </w:t>
      </w:r>
      <w:r w:rsidR="00345E2E" w:rsidRPr="00E57CF5">
        <w:rPr>
          <w:rFonts w:cs="Times New Roman"/>
        </w:rPr>
        <w:t>poluentes reconhecidos pela EEA como os mais</w:t>
      </w:r>
      <w:commentRangeStart w:id="9"/>
      <w:commentRangeStart w:id="10"/>
      <w:r w:rsidR="00345E2E" w:rsidRPr="00E57CF5">
        <w:rPr>
          <w:rFonts w:cs="Times New Roman"/>
        </w:rPr>
        <w:t xml:space="preserve"> </w:t>
      </w:r>
      <w:commentRangeEnd w:id="9"/>
      <w:r w:rsidR="00345E2E" w:rsidRPr="00E57CF5">
        <w:rPr>
          <w:rStyle w:val="Refdecomentrio"/>
        </w:rPr>
        <w:commentReference w:id="9"/>
      </w:r>
      <w:commentRangeEnd w:id="10"/>
      <w:r w:rsidR="009D2173" w:rsidRPr="00E57CF5">
        <w:rPr>
          <w:rStyle w:val="Refdecomentrio"/>
        </w:rPr>
        <w:commentReference w:id="10"/>
      </w:r>
      <w:r w:rsidR="00345E2E" w:rsidRPr="00E57CF5">
        <w:rPr>
          <w:rFonts w:cs="Times New Roman"/>
        </w:rPr>
        <w:t>afetam a saúde humana</w:t>
      </w:r>
      <w:r w:rsidR="006242E5">
        <w:rPr>
          <w:rFonts w:cs="Times New Roman"/>
        </w:rPr>
        <w:t xml:space="preserve">, sendo este ozono (O3), dióxido de nitrogénio (NO2) e </w:t>
      </w:r>
      <w:r w:rsidR="00586BC5">
        <w:rPr>
          <w:rFonts w:cs="Times New Roman"/>
        </w:rPr>
        <w:t>material particulado (“particulate matter”</w:t>
      </w:r>
      <w:r w:rsidR="004F16FC">
        <w:rPr>
          <w:rFonts w:cs="Times New Roman"/>
        </w:rPr>
        <w:t xml:space="preserve"> ou PM, na literatura anglo-saxónica</w:t>
      </w:r>
      <w:r w:rsidR="00586BC5">
        <w:rPr>
          <w:rFonts w:cs="Times New Roman"/>
        </w:rPr>
        <w:t>)</w:t>
      </w:r>
      <w:r w:rsidR="004F16FC">
        <w:rPr>
          <w:rFonts w:cs="Times New Roman"/>
        </w:rPr>
        <w:t>.</w:t>
      </w:r>
    </w:p>
    <w:p w14:paraId="4793FF53" w14:textId="586C8A75" w:rsidR="00CE5E95" w:rsidRPr="00CE5E95" w:rsidRDefault="006242E5" w:rsidP="00E33119">
      <w:pPr>
        <w:jc w:val="left"/>
      </w:pPr>
      <w:r>
        <w:t xml:space="preserve"> Face a esta problemática, verifica-se uma coesão das </w:t>
      </w:r>
      <w:r w:rsidR="00C631D5">
        <w:t>políticas</w:t>
      </w:r>
      <w:r>
        <w:t xml:space="preserve"> governamentais</w:t>
      </w:r>
      <w:r w:rsidR="00C631D5">
        <w:t>,</w:t>
      </w:r>
      <w:r>
        <w:t xml:space="preserve"> a nível mundial</w:t>
      </w:r>
      <w:r w:rsidR="00C631D5">
        <w:t>,</w:t>
      </w:r>
      <w:r>
        <w:t xml:space="preserve"> </w:t>
      </w:r>
      <w:r w:rsidR="00C631D5">
        <w:t>no</w:t>
      </w:r>
      <w:r>
        <w:t xml:space="preserve"> combate </w:t>
      </w:r>
      <w:r w:rsidR="00C631D5">
        <w:t>às</w:t>
      </w:r>
      <w:r>
        <w:t xml:space="preserve"> alterações climáticas. Contudo</w:t>
      </w:r>
      <w:r w:rsidR="00C631D5">
        <w:t>,</w:t>
      </w:r>
      <w:r>
        <w:t xml:space="preserve"> em 2022 </w:t>
      </w:r>
      <w:r w:rsidR="000851B9">
        <w:t>constat</w:t>
      </w:r>
      <w:r w:rsidR="001208E6">
        <w:t>ou</w:t>
      </w:r>
      <w:r w:rsidR="000851B9">
        <w:t>-se</w:t>
      </w:r>
      <w:r>
        <w:t xml:space="preserve"> a </w:t>
      </w:r>
      <w:r w:rsidR="00C631D5">
        <w:t xml:space="preserve">existência de países que </w:t>
      </w:r>
      <w:r w:rsidR="001208E6">
        <w:t>ainda</w:t>
      </w:r>
      <w:r w:rsidR="00FA50A4">
        <w:t xml:space="preserve"> </w:t>
      </w:r>
      <w:r w:rsidR="00C631D5">
        <w:t>excedem o limite máximo de emissão de gases poluentes. Com base nesta evid</w:t>
      </w:r>
      <w:r w:rsidR="001208E6">
        <w:t>ê</w:t>
      </w:r>
      <w:r w:rsidR="00C631D5">
        <w:t>ncia torna-se necessária a mon</w:t>
      </w:r>
      <w:r w:rsidR="002B3443">
        <w:t>i</w:t>
      </w:r>
      <w:r w:rsidR="00C631D5">
        <w:t>torização da qualidade do ar em todo o território mundial</w:t>
      </w:r>
      <w:r w:rsidR="00723856">
        <w:t xml:space="preserve"> </w:t>
      </w:r>
      <w:r w:rsidR="00C631D5">
        <w:t>[2]</w:t>
      </w:r>
      <w:r w:rsidR="00723856">
        <w:rPr>
          <w:rStyle w:val="Refdecomentrio"/>
        </w:rPr>
        <w:t>.</w:t>
      </w:r>
    </w:p>
    <w:p w14:paraId="4A60626B" w14:textId="3D97490F" w:rsidR="008419C7" w:rsidRPr="008419C7" w:rsidRDefault="00EA4BD2" w:rsidP="00AC40FB">
      <w:pPr>
        <w:pStyle w:val="Ttulo2"/>
      </w:pPr>
      <w:bookmarkStart w:id="11" w:name="_Toc140544115"/>
      <w:r>
        <w:t>Enquadramento</w:t>
      </w:r>
      <w:bookmarkEnd w:id="11"/>
    </w:p>
    <w:p w14:paraId="175F7126" w14:textId="23C8F36B" w:rsidR="005D7F41" w:rsidRDefault="008419C7" w:rsidP="00EA7689">
      <w:r>
        <w:t xml:space="preserve">Com o aparecimento do conceito </w:t>
      </w:r>
      <w:commentRangeStart w:id="12"/>
      <w:r w:rsidR="00174F2A">
        <w:t>“</w:t>
      </w:r>
      <w:r>
        <w:t xml:space="preserve">Internet </w:t>
      </w:r>
      <w:proofErr w:type="spellStart"/>
      <w:r>
        <w:t>of</w:t>
      </w:r>
      <w:proofErr w:type="spellEnd"/>
      <w:r>
        <w:t xml:space="preserve"> </w:t>
      </w:r>
      <w:proofErr w:type="spellStart"/>
      <w:r>
        <w:t>Things</w:t>
      </w:r>
      <w:proofErr w:type="spellEnd"/>
      <w:r w:rsidR="00174F2A">
        <w:t>”</w:t>
      </w:r>
      <w:r w:rsidR="00E93500">
        <w:t xml:space="preserve"> (IoT)</w:t>
      </w:r>
      <w:commentRangeEnd w:id="12"/>
      <w:r w:rsidR="001D7826">
        <w:rPr>
          <w:rStyle w:val="Refdecomentrio"/>
        </w:rPr>
        <w:commentReference w:id="12"/>
      </w:r>
      <w:r w:rsidR="00B218FF">
        <w:t>,</w:t>
      </w:r>
      <w:r>
        <w:t xml:space="preserve"> que carateriza a interconexão de vários dispositivos em relação a sua acessibilidade e inteligência incorporada, também se iniciou uma nova era de monitoramento.</w:t>
      </w:r>
    </w:p>
    <w:p w14:paraId="3330CCCD" w14:textId="660FA32B" w:rsidR="00214FA7" w:rsidRDefault="005D7F41" w:rsidP="00EA7689">
      <w:r>
        <w:t>Sistemas de mon</w:t>
      </w:r>
      <w:r w:rsidR="002B3443">
        <w:t>i</w:t>
      </w:r>
      <w:r>
        <w:t xml:space="preserve">torização são geralmente usados para observar com regularidade e adquirir dados, e estes </w:t>
      </w:r>
      <w:r w:rsidR="00B218FF">
        <w:t>têm</w:t>
      </w:r>
      <w:r>
        <w:t xml:space="preserve"> tido um papel importantíssimo nos dias de hoje. Bons sistemas de mon</w:t>
      </w:r>
      <w:r w:rsidR="002B3443">
        <w:t>i</w:t>
      </w:r>
      <w:r>
        <w:t xml:space="preserve">torização ajudam a notificar os seus utilizadores de anormalidades que possam estar a acontecer, levando assim a uma rápida </w:t>
      </w:r>
      <w:r w:rsidR="00B218FF">
        <w:t>contramedida</w:t>
      </w:r>
      <w:r>
        <w:t xml:space="preserve"> face ao problema</w:t>
      </w:r>
      <w:r w:rsidR="00B218FF">
        <w:t xml:space="preserve"> [3]. </w:t>
      </w:r>
      <w:r w:rsidR="00B218FF" w:rsidRPr="00B218FF">
        <w:t xml:space="preserve">IoT é um conceito tecnológico que </w:t>
      </w:r>
      <w:r w:rsidR="00174F2A">
        <w:t>projeta</w:t>
      </w:r>
      <w:r w:rsidR="00B218FF" w:rsidRPr="00B218FF">
        <w:t xml:space="preserve"> um mundo o</w:t>
      </w:r>
      <w:r w:rsidR="00B218FF">
        <w:t>nde objetos do dia-a-dia estão equipados com microcontroladores</w:t>
      </w:r>
      <w:r w:rsidR="00214FA7">
        <w:t xml:space="preserve"> e</w:t>
      </w:r>
      <w:r w:rsidR="00B218FF">
        <w:t xml:space="preserve"> </w:t>
      </w:r>
      <w:r w:rsidR="00214FA7">
        <w:t xml:space="preserve">dispositivos de comunicação </w:t>
      </w:r>
      <w:r w:rsidR="00174F2A">
        <w:t>de modo que</w:t>
      </w:r>
      <w:r w:rsidR="00214FA7">
        <w:t xml:space="preserve"> máquinas possam comunicar entre si.</w:t>
      </w:r>
      <w:r w:rsidR="00472758">
        <w:t xml:space="preserve"> Contudo, surgem assim alguns desafios como a eficiência da comunicação, o baixo consumo de energia, a </w:t>
      </w:r>
      <w:r w:rsidR="00174F2A">
        <w:t>distância</w:t>
      </w:r>
      <w:r w:rsidR="00472758">
        <w:t xml:space="preserve"> a ser percorrida pelo</w:t>
      </w:r>
      <w:r w:rsidR="00174F2A">
        <w:t>s</w:t>
      </w:r>
      <w:r w:rsidR="00472758">
        <w:t xml:space="preserve"> pacote</w:t>
      </w:r>
      <w:r w:rsidR="00174F2A">
        <w:t>s</w:t>
      </w:r>
      <w:r w:rsidR="00472758">
        <w:t xml:space="preserve"> de dados assim como a latência das comunicações. Para este propósito o LoRa </w:t>
      </w:r>
      <w:r w:rsidR="00990EBE">
        <w:t>é o candidato ideal</w:t>
      </w:r>
      <w:r w:rsidR="00174F2A">
        <w:t xml:space="preserve"> para responder a estas necessidades</w:t>
      </w:r>
      <w:r w:rsidR="00990EBE">
        <w:t xml:space="preserve"> </w:t>
      </w:r>
      <w:r w:rsidR="00174F2A">
        <w:t>com uma vasta aplicação</w:t>
      </w:r>
      <w:r w:rsidR="00990EBE">
        <w:t xml:space="preserve"> “smart”, como cidades inteligentes ou </w:t>
      </w:r>
      <w:r w:rsidR="00174F2A">
        <w:t>“</w:t>
      </w:r>
      <w:r w:rsidR="00990EBE">
        <w:t>smart cities</w:t>
      </w:r>
      <w:r w:rsidR="00174F2A">
        <w:t>”</w:t>
      </w:r>
      <w:r w:rsidR="00990EBE">
        <w:t xml:space="preserve">, </w:t>
      </w:r>
      <w:r w:rsidR="00174F2A">
        <w:t>“</w:t>
      </w:r>
      <w:r w:rsidR="00990EBE">
        <w:t>smart healthcare</w:t>
      </w:r>
      <w:r w:rsidR="00174F2A">
        <w:t>”</w:t>
      </w:r>
      <w:r w:rsidR="00990EBE">
        <w:t xml:space="preserve">, </w:t>
      </w:r>
      <w:r w:rsidR="00174F2A">
        <w:t>indústria</w:t>
      </w:r>
      <w:r w:rsidR="00990EBE">
        <w:t>, ou neste caso mon</w:t>
      </w:r>
      <w:r w:rsidR="00F81A44">
        <w:t>i</w:t>
      </w:r>
      <w:r w:rsidR="00990EBE">
        <w:t>torização ambiental</w:t>
      </w:r>
      <w:r w:rsidR="00174F2A">
        <w:t>. [4]</w:t>
      </w:r>
    </w:p>
    <w:p w14:paraId="2D241D86" w14:textId="77777777" w:rsidR="00707184" w:rsidRPr="00707184" w:rsidRDefault="00707184" w:rsidP="00EA7689"/>
    <w:p w14:paraId="1730E94C" w14:textId="14D640F2" w:rsidR="00020891" w:rsidRDefault="00174F2A" w:rsidP="00AC40FB">
      <w:pPr>
        <w:pStyle w:val="Ttulo2"/>
      </w:pPr>
      <w:bookmarkStart w:id="13" w:name="_Toc140544116"/>
      <w:r>
        <w:t>Objetivos</w:t>
      </w:r>
      <w:bookmarkEnd w:id="13"/>
    </w:p>
    <w:p w14:paraId="2518F752" w14:textId="005ABDA2" w:rsidR="00020891" w:rsidRPr="00EA7689" w:rsidRDefault="00020891" w:rsidP="00EA7689">
      <w:r w:rsidRPr="00EA7689">
        <w:t xml:space="preserve">Os sistemas convencionais projetados para </w:t>
      </w:r>
      <w:r w:rsidR="00151F31">
        <w:t>monitorização</w:t>
      </w:r>
      <w:r w:rsidRPr="00EA7689">
        <w:t xml:space="preserve"> t</w:t>
      </w:r>
      <w:r w:rsidR="00340023">
        <w:t>ê</w:t>
      </w:r>
      <w:r w:rsidRPr="00EA7689">
        <w:t>m algumas limitações em termos de falta de tecnologias suportadas via wireless, capacidade de processamento dos microcontroladores</w:t>
      </w:r>
      <w:r w:rsidR="00F43851" w:rsidRPr="00EA7689">
        <w:t xml:space="preserve"> e acessibilidade da informação recolhida por estes sistemas.</w:t>
      </w:r>
    </w:p>
    <w:p w14:paraId="2A7EAEFD" w14:textId="40325863" w:rsidR="00F43851" w:rsidRDefault="00F43851" w:rsidP="00EA7689">
      <w:r w:rsidRPr="00EA7689">
        <w:t>Este estudo propõe uma relação custo eficiência baseado no LoRa e na IoT com uma interface amiga do utilizador. O objetivo é uma conexão de longo alcance com baixo consumo de energia através da interface r</w:t>
      </w:r>
      <w:r w:rsidR="00340023">
        <w:t>á</w:t>
      </w:r>
      <w:r w:rsidRPr="00EA7689">
        <w:t>dio do LoRa, recolha de múltiplos parâmetros com recorrência a vários sensores numa só torre (</w:t>
      </w:r>
      <w:r w:rsidR="000E734F">
        <w:t>“</w:t>
      </w:r>
      <w:r w:rsidRPr="00EA7689">
        <w:t xml:space="preserve">smart </w:t>
      </w:r>
      <w:proofErr w:type="spellStart"/>
      <w:r w:rsidRPr="00EA7689">
        <w:t>unit</w:t>
      </w:r>
      <w:proofErr w:type="spellEnd"/>
      <w:r w:rsidR="000E734F">
        <w:t>”</w:t>
      </w:r>
      <w:r w:rsidRPr="00EA7689">
        <w:t xml:space="preserve">), autossustentabilidade com recurso a energias renováveis e dados em tempo real através de uma aplicação </w:t>
      </w:r>
      <w:r w:rsidR="00A12A86">
        <w:t>android</w:t>
      </w:r>
      <w:r w:rsidRPr="00EA7689">
        <w:t>.</w:t>
      </w:r>
    </w:p>
    <w:p w14:paraId="23A25588" w14:textId="6DDB4FDF" w:rsidR="00A12A86" w:rsidRPr="00EA7689" w:rsidRDefault="00A12A86" w:rsidP="00EA7689">
      <w:r>
        <w:t>O foco deste projeto foi o desenvolvimento d</w:t>
      </w:r>
      <w:r w:rsidR="001F7CF8">
        <w:t>e uma aplicação</w:t>
      </w:r>
      <w:r w:rsidR="005B1670">
        <w:t xml:space="preserve"> que possa ser usada para receber </w:t>
      </w:r>
      <w:r w:rsidR="007A6BD2">
        <w:t xml:space="preserve">qualquer tipo de dados, </w:t>
      </w:r>
      <w:r w:rsidR="001E6A14">
        <w:t>de acordo com a necessidade do utilizador</w:t>
      </w:r>
      <w:r w:rsidR="00B635A3">
        <w:t xml:space="preserve"> e </w:t>
      </w:r>
      <w:r w:rsidR="000E734F">
        <w:t>observá-los</w:t>
      </w:r>
      <w:r w:rsidR="00B71CAC">
        <w:t xml:space="preserve"> de uma forma fácil e intuitiva</w:t>
      </w:r>
      <w:r w:rsidR="001E6A14">
        <w:t xml:space="preserve">. </w:t>
      </w:r>
    </w:p>
    <w:p w14:paraId="7112F608" w14:textId="44A354CF" w:rsidR="00F65F58" w:rsidRDefault="00E767BE" w:rsidP="00AC40FB">
      <w:pPr>
        <w:pStyle w:val="Ttulo2"/>
      </w:pPr>
      <w:bookmarkStart w:id="14" w:name="_Toc140544117"/>
      <w:r>
        <w:t>Metodologia</w:t>
      </w:r>
      <w:bookmarkEnd w:id="14"/>
    </w:p>
    <w:p w14:paraId="0546B977" w14:textId="28F76F9C" w:rsidR="004808C8" w:rsidRDefault="005529B4" w:rsidP="007748B2">
      <w:pPr>
        <w:jc w:val="left"/>
      </w:pPr>
      <w:r>
        <w:t>Numa fase inicial do projeto</w:t>
      </w:r>
      <w:r w:rsidR="001A3359">
        <w:t xml:space="preserve"> foi feito um estudo das tecnologias inerentes </w:t>
      </w:r>
      <w:r w:rsidR="004C277E">
        <w:t xml:space="preserve">aos sistemas da </w:t>
      </w:r>
      <w:r w:rsidR="005935E8">
        <w:t>IoT</w:t>
      </w:r>
      <w:r w:rsidR="004C277E">
        <w:t xml:space="preserve">, identificando </w:t>
      </w:r>
      <w:r w:rsidR="000F041C">
        <w:t>os componentes que</w:t>
      </w:r>
      <w:r w:rsidR="00AE2529">
        <w:t xml:space="preserve"> davam</w:t>
      </w:r>
      <w:r w:rsidR="00E105A1">
        <w:t xml:space="preserve"> melhor </w:t>
      </w:r>
      <w:r w:rsidR="00AE2529">
        <w:t>resposta aos objetivos pretendidos neste projeto.</w:t>
      </w:r>
      <w:r w:rsidR="00724D36">
        <w:t xml:space="preserve"> Seguiu-se a seleção da linguagem</w:t>
      </w:r>
      <w:r w:rsidR="004808C8">
        <w:t xml:space="preserve"> de programação em que seria implementada a aplicação android.</w:t>
      </w:r>
      <w:r w:rsidR="000228F4">
        <w:t xml:space="preserve"> Esta sele</w:t>
      </w:r>
      <w:r w:rsidR="00135BEB">
        <w:t xml:space="preserve">ção suscitou </w:t>
      </w:r>
      <w:r w:rsidR="001B5C8D">
        <w:t xml:space="preserve">algumas dúvidas </w:t>
      </w:r>
      <w:r w:rsidR="009A3839">
        <w:t xml:space="preserve">entre duas linguagens orientadas aos </w:t>
      </w:r>
      <w:r w:rsidR="000E734F">
        <w:t>objetos</w:t>
      </w:r>
      <w:r w:rsidR="00E7505A">
        <w:t>,</w:t>
      </w:r>
      <w:r w:rsidR="00826EBC">
        <w:t xml:space="preserve"> que seria</w:t>
      </w:r>
      <w:r w:rsidR="00D16DD2">
        <w:t>m</w:t>
      </w:r>
      <w:r w:rsidR="00826EBC">
        <w:t xml:space="preserve"> a base da implementação</w:t>
      </w:r>
      <w:r w:rsidR="009A3839">
        <w:t xml:space="preserve">: Java </w:t>
      </w:r>
      <w:r w:rsidR="00D16DD2">
        <w:t>ou</w:t>
      </w:r>
      <w:r w:rsidR="009A3839">
        <w:t xml:space="preserve"> </w:t>
      </w:r>
      <w:proofErr w:type="spellStart"/>
      <w:r w:rsidR="009A3839">
        <w:t>Kotlin</w:t>
      </w:r>
      <w:proofErr w:type="spellEnd"/>
      <w:r w:rsidR="00D76238">
        <w:t>,</w:t>
      </w:r>
      <w:r w:rsidR="00E536A8">
        <w:t xml:space="preserve"> sendo </w:t>
      </w:r>
      <w:proofErr w:type="spellStart"/>
      <w:r w:rsidR="00E536A8">
        <w:t>Kotlin</w:t>
      </w:r>
      <w:proofErr w:type="spellEnd"/>
      <w:r w:rsidR="005D7F9A">
        <w:t xml:space="preserve"> o escolhido</w:t>
      </w:r>
      <w:r w:rsidR="00BE270D">
        <w:t xml:space="preserve"> </w:t>
      </w:r>
      <w:r w:rsidR="001343F6">
        <w:t>[5]</w:t>
      </w:r>
      <w:r w:rsidR="001F13AF">
        <w:t>.</w:t>
      </w:r>
      <w:r w:rsidR="003C552A">
        <w:t xml:space="preserve"> </w:t>
      </w:r>
      <w:r w:rsidR="00E72A7D">
        <w:t xml:space="preserve">Após esta escolha </w:t>
      </w:r>
      <w:r w:rsidR="00BA552C">
        <w:t>foi então iniciado</w:t>
      </w:r>
      <w:r w:rsidR="00C0303C">
        <w:t xml:space="preserve"> um estudo aplicado à </w:t>
      </w:r>
      <w:r w:rsidR="0080576A">
        <w:t xml:space="preserve">engenharia de software, voltado para a </w:t>
      </w:r>
      <w:r w:rsidR="00D36884">
        <w:t>especificação</w:t>
      </w:r>
      <w:r w:rsidR="0080576A">
        <w:t>, desenvolvimento</w:t>
      </w:r>
      <w:r w:rsidR="004E3307">
        <w:t>, manutenção e criação de software.</w:t>
      </w:r>
      <w:r w:rsidR="000E3645">
        <w:br/>
      </w:r>
    </w:p>
    <w:p w14:paraId="792B5142" w14:textId="04C4D799" w:rsidR="00EE6729" w:rsidRDefault="00EE6729" w:rsidP="00EE6729">
      <w:pPr>
        <w:ind w:firstLine="0"/>
      </w:pPr>
      <w:r>
        <w:tab/>
      </w:r>
    </w:p>
    <w:p w14:paraId="58B26987" w14:textId="08F4D18E" w:rsidR="00E767BE" w:rsidRDefault="00E767BE" w:rsidP="00AC40FB">
      <w:pPr>
        <w:pStyle w:val="Ttulo2"/>
      </w:pPr>
      <w:bookmarkStart w:id="15" w:name="_Toc140544118"/>
      <w:r>
        <w:t>Estrutura do Relatório</w:t>
      </w:r>
      <w:bookmarkEnd w:id="15"/>
    </w:p>
    <w:p w14:paraId="574C9264" w14:textId="40EC0DE6" w:rsidR="001F13AF" w:rsidRDefault="00F26814" w:rsidP="001F13AF">
      <w:r>
        <w:t>Este documento est</w:t>
      </w:r>
      <w:r w:rsidR="00D95F2F">
        <w:t>á</w:t>
      </w:r>
      <w:r>
        <w:t xml:space="preserve"> divido </w:t>
      </w:r>
      <w:r w:rsidR="001F13AF">
        <w:t xml:space="preserve">em </w:t>
      </w:r>
      <w:r w:rsidR="005935E8">
        <w:t xml:space="preserve">cinco </w:t>
      </w:r>
      <w:r w:rsidR="00D95F2F">
        <w:t xml:space="preserve">capítulos </w:t>
      </w:r>
      <w:r w:rsidR="00BE7A2A">
        <w:t>com a seguinte estrutura:</w:t>
      </w:r>
    </w:p>
    <w:p w14:paraId="49D6E4DA" w14:textId="7C802E2E" w:rsidR="00C87838" w:rsidRDefault="00C87838" w:rsidP="00C87838">
      <w:pPr>
        <w:pStyle w:val="PargrafodaLista"/>
        <w:numPr>
          <w:ilvl w:val="0"/>
          <w:numId w:val="7"/>
        </w:numPr>
      </w:pPr>
      <w:commentRangeStart w:id="16"/>
      <w:r>
        <w:t>Capítulo</w:t>
      </w:r>
      <w:r w:rsidR="005577CB">
        <w:t xml:space="preserve"> </w:t>
      </w:r>
      <w:r w:rsidR="009F54E4">
        <w:t>1: Introdução</w:t>
      </w:r>
    </w:p>
    <w:p w14:paraId="1D1496D4" w14:textId="18662592" w:rsidR="001F13AF" w:rsidRDefault="009F54E4" w:rsidP="00C87838">
      <w:pPr>
        <w:pStyle w:val="PargrafodaLista"/>
        <w:numPr>
          <w:ilvl w:val="0"/>
          <w:numId w:val="7"/>
        </w:numPr>
      </w:pPr>
      <w:r>
        <w:t>Capítulo 2: Enquadramento Teórico</w:t>
      </w:r>
    </w:p>
    <w:p w14:paraId="3B713133" w14:textId="16933F6C" w:rsidR="005577CB" w:rsidRDefault="00C87838" w:rsidP="00E77FCB">
      <w:pPr>
        <w:pStyle w:val="PargrafodaLista"/>
        <w:numPr>
          <w:ilvl w:val="0"/>
          <w:numId w:val="7"/>
        </w:numPr>
      </w:pPr>
      <w:r>
        <w:t>Capítulo</w:t>
      </w:r>
      <w:r w:rsidR="005577CB">
        <w:t xml:space="preserve"> 3</w:t>
      </w:r>
      <w:r>
        <w:t xml:space="preserve">: </w:t>
      </w:r>
      <w:r w:rsidR="007748B2">
        <w:t>Percurso Prático</w:t>
      </w:r>
    </w:p>
    <w:p w14:paraId="4E03AD7E" w14:textId="6B8FA7A7" w:rsidR="005577CB" w:rsidRDefault="00C87838" w:rsidP="00E77FCB">
      <w:pPr>
        <w:pStyle w:val="PargrafodaLista"/>
        <w:numPr>
          <w:ilvl w:val="0"/>
          <w:numId w:val="7"/>
        </w:numPr>
      </w:pPr>
      <w:r>
        <w:t>Capítulo</w:t>
      </w:r>
      <w:r w:rsidR="005577CB">
        <w:t xml:space="preserve"> 4</w:t>
      </w:r>
      <w:r>
        <w:t xml:space="preserve">: </w:t>
      </w:r>
      <w:r w:rsidR="007748B2">
        <w:t>Resultados e Discussão</w:t>
      </w:r>
    </w:p>
    <w:p w14:paraId="0EBFF4B7" w14:textId="77777777" w:rsidR="005A330F" w:rsidRDefault="002077B6" w:rsidP="002077B6">
      <w:pPr>
        <w:pStyle w:val="PargrafodaLista"/>
        <w:numPr>
          <w:ilvl w:val="0"/>
          <w:numId w:val="7"/>
        </w:numPr>
        <w:sectPr w:rsidR="005A330F" w:rsidSect="005E4503">
          <w:type w:val="oddPage"/>
          <w:pgSz w:w="11906" w:h="16838"/>
          <w:pgMar w:top="1418" w:right="1418" w:bottom="1418" w:left="1701" w:header="709" w:footer="709" w:gutter="0"/>
          <w:cols w:space="708"/>
          <w:docGrid w:linePitch="360"/>
        </w:sectPr>
      </w:pPr>
      <w:r>
        <w:t>Capítulo 5: Conclusão.</w:t>
      </w:r>
      <w:commentRangeEnd w:id="16"/>
      <w:r w:rsidR="00BC4613">
        <w:rPr>
          <w:rStyle w:val="Refdecomentrio"/>
        </w:rPr>
        <w:commentReference w:id="16"/>
      </w:r>
    </w:p>
    <w:p w14:paraId="4AADBC80" w14:textId="30E103AF" w:rsidR="002077B6" w:rsidRDefault="002077B6" w:rsidP="002077B6">
      <w:pPr>
        <w:pStyle w:val="PargrafodaLista"/>
        <w:numPr>
          <w:ilvl w:val="0"/>
          <w:numId w:val="7"/>
        </w:numPr>
      </w:pPr>
    </w:p>
    <w:p w14:paraId="13AA82FE" w14:textId="1D0E6A7E" w:rsidR="00E57CF5" w:rsidRDefault="002A3804" w:rsidP="00E57CF5">
      <w:pPr>
        <w:pStyle w:val="Ttulo1"/>
      </w:pPr>
      <w:bookmarkStart w:id="17" w:name="_Toc140544119"/>
      <w:r>
        <w:t>Enquadramento Teórico</w:t>
      </w:r>
      <w:bookmarkEnd w:id="17"/>
    </w:p>
    <w:p w14:paraId="0C750BC3" w14:textId="6DB6BD46" w:rsidR="002A3804" w:rsidRDefault="00754357" w:rsidP="00AC40FB">
      <w:pPr>
        <w:pStyle w:val="Ttulo2"/>
      </w:pPr>
      <w:bookmarkStart w:id="18" w:name="_Toc140544120"/>
      <w:r>
        <w:t>O que é</w:t>
      </w:r>
      <w:r w:rsidR="002A3804">
        <w:t xml:space="preserve"> IoT</w:t>
      </w:r>
      <w:bookmarkEnd w:id="18"/>
    </w:p>
    <w:p w14:paraId="4AC29A53" w14:textId="43A9D7C7" w:rsidR="00351650" w:rsidRDefault="00262EE0" w:rsidP="00EA7689">
      <w:pPr>
        <w:rPr>
          <w:noProof/>
        </w:rPr>
      </w:pPr>
      <w:r>
        <w:t>A I</w:t>
      </w:r>
      <w:r w:rsidR="001C7181">
        <w:t>oT</w:t>
      </w:r>
      <w:r>
        <w:t xml:space="preserve"> (</w:t>
      </w:r>
      <w:r w:rsidR="001C7181">
        <w:t>Figura 1</w:t>
      </w:r>
      <w:r>
        <w:t xml:space="preserve">) refere-se </w:t>
      </w:r>
      <w:r w:rsidR="009F54E4">
        <w:t>à</w:t>
      </w:r>
      <w:r>
        <w:t xml:space="preserve"> interconexão de dispositivos físicos, veículos, edifícios, e outros objetos embebidos com </w:t>
      </w:r>
      <w:r w:rsidR="004C6BC9">
        <w:t>eletrónica</w:t>
      </w:r>
      <w:r>
        <w:t xml:space="preserve">, software, </w:t>
      </w:r>
      <w:r w:rsidRPr="00E15BB0">
        <w:t>sensor</w:t>
      </w:r>
      <w:r w:rsidR="004C6BC9" w:rsidRPr="00E15BB0">
        <w:t>e</w:t>
      </w:r>
      <w:r w:rsidRPr="00E15BB0">
        <w:t>s</w:t>
      </w:r>
      <w:r>
        <w:t>, e conexão à internet. Isto permite aos objetos recolher e trocar dados com outros dispositivos e sistemas, tornando-os inteligentes (</w:t>
      </w:r>
      <w:r w:rsidR="009F54E4">
        <w:t>“</w:t>
      </w:r>
      <w:r>
        <w:t>smart</w:t>
      </w:r>
      <w:r w:rsidR="009F54E4">
        <w:t>”</w:t>
      </w:r>
      <w:r>
        <w:t xml:space="preserve">) e capazes </w:t>
      </w:r>
      <w:r w:rsidR="009F54E4">
        <w:t>de</w:t>
      </w:r>
      <w:r>
        <w:t xml:space="preserve"> poder tomar decisões autonomamente. A IoT tem o potencial de revolucionar </w:t>
      </w:r>
      <w:r w:rsidR="004C6BC9">
        <w:t>muitos</w:t>
      </w:r>
      <w:r>
        <w:t xml:space="preserve"> aspetos das nossas vidas, desde sistemas de saúde e transportes a produção industrial e agricultura</w:t>
      </w:r>
      <w:r w:rsidR="00351650">
        <w:t>.</w:t>
      </w:r>
    </w:p>
    <w:p w14:paraId="4F6301AF" w14:textId="77777777" w:rsidR="00E63BF4" w:rsidRDefault="00A8757F" w:rsidP="00E63BF4">
      <w:pPr>
        <w:keepNext/>
        <w:ind w:firstLine="0"/>
      </w:pPr>
      <w:r>
        <w:rPr>
          <w:noProof/>
        </w:rPr>
        <w:drawing>
          <wp:inline distT="0" distB="0" distL="0" distR="0" wp14:anchorId="091F8C1B" wp14:editId="6FB4C178">
            <wp:extent cx="5579745" cy="3138805"/>
            <wp:effectExtent l="0" t="0" r="1905" b="4445"/>
            <wp:docPr id="1610802938" name="Imagem 1610802938" descr="Tech 101: Internet of Things - U-M Ross Business+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ch 101: Internet of Things - U-M Ross Business+Tec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9745" cy="3138805"/>
                    </a:xfrm>
                    <a:prstGeom prst="rect">
                      <a:avLst/>
                    </a:prstGeom>
                    <a:noFill/>
                    <a:ln>
                      <a:noFill/>
                    </a:ln>
                  </pic:spPr>
                </pic:pic>
              </a:graphicData>
            </a:graphic>
          </wp:inline>
        </w:drawing>
      </w:r>
    </w:p>
    <w:p w14:paraId="3429A2C9" w14:textId="34FD4079" w:rsidR="0078745A" w:rsidRDefault="00E63BF4" w:rsidP="00CC3D49">
      <w:pPr>
        <w:pStyle w:val="Legenda"/>
      </w:pPr>
      <w:bookmarkStart w:id="19" w:name="_Toc140583196"/>
      <w:r>
        <w:t xml:space="preserve">Figura </w:t>
      </w:r>
      <w:r>
        <w:fldChar w:fldCharType="begin"/>
      </w:r>
      <w:r>
        <w:instrText xml:space="preserve"> SEQ Figura \* ARABIC </w:instrText>
      </w:r>
      <w:r>
        <w:fldChar w:fldCharType="separate"/>
      </w:r>
      <w:r w:rsidR="005304E1">
        <w:rPr>
          <w:noProof/>
        </w:rPr>
        <w:t>1</w:t>
      </w:r>
      <w:r>
        <w:fldChar w:fldCharType="end"/>
      </w:r>
      <w:r>
        <w:t>- Arquitetura da Internet das Coisas [</w:t>
      </w:r>
      <w:r w:rsidR="00976916">
        <w:t>6</w:t>
      </w:r>
      <w:bookmarkEnd w:id="19"/>
      <w:r>
        <w:t>]</w:t>
      </w:r>
      <w:r w:rsidR="009B2CE8">
        <w:t>.</w:t>
      </w:r>
    </w:p>
    <w:p w14:paraId="108E00AB" w14:textId="0F42AAF4" w:rsidR="0078745A" w:rsidRDefault="004C0B85" w:rsidP="00EA7689">
      <w:r>
        <w:t xml:space="preserve">O termo </w:t>
      </w:r>
      <w:r w:rsidR="006C6BCB">
        <w:t xml:space="preserve">“Internet </w:t>
      </w:r>
      <w:proofErr w:type="spellStart"/>
      <w:r w:rsidR="006C6BCB">
        <w:t>of</w:t>
      </w:r>
      <w:proofErr w:type="spellEnd"/>
      <w:r w:rsidR="006C6BCB">
        <w:t xml:space="preserve"> </w:t>
      </w:r>
      <w:proofErr w:type="spellStart"/>
      <w:r w:rsidR="006C6BCB">
        <w:t>Things</w:t>
      </w:r>
      <w:proofErr w:type="spellEnd"/>
      <w:r w:rsidR="006C6BCB">
        <w:t>”</w:t>
      </w:r>
      <w:r>
        <w:t xml:space="preserve"> </w:t>
      </w:r>
      <w:r w:rsidR="00EF1C41">
        <w:t xml:space="preserve">foi criado, oficialmente, </w:t>
      </w:r>
      <w:r w:rsidR="00B55B96">
        <w:t>nos anos 2000</w:t>
      </w:r>
      <w:r w:rsidR="00F21A10">
        <w:t xml:space="preserve">, apesar da ideia de dispositivos ligados </w:t>
      </w:r>
      <w:r w:rsidR="00AB0656">
        <w:t xml:space="preserve">já existir </w:t>
      </w:r>
      <w:r w:rsidR="00FD2059">
        <w:t xml:space="preserve">desde os anos </w:t>
      </w:r>
      <w:r w:rsidR="008721ED">
        <w:t>70</w:t>
      </w:r>
      <w:r w:rsidR="002169BE">
        <w:t xml:space="preserve"> </w:t>
      </w:r>
      <w:ins w:id="20" w:author="Vitor Pereira" w:date="2023-07-18T22:29:00Z">
        <w:r w:rsidR="006313CD">
          <w:t xml:space="preserve">do século passado </w:t>
        </w:r>
      </w:ins>
      <w:r w:rsidR="002169BE">
        <w:t>[7].</w:t>
      </w:r>
      <w:r w:rsidR="008721ED">
        <w:t xml:space="preserve"> Nesse tempo </w:t>
      </w:r>
      <w:r w:rsidR="00465D47">
        <w:t xml:space="preserve">eram usados os termos </w:t>
      </w:r>
      <w:r w:rsidR="003B665A">
        <w:t>internet embebida (“</w:t>
      </w:r>
      <w:proofErr w:type="spellStart"/>
      <w:r w:rsidR="003B665A">
        <w:t>embedded</w:t>
      </w:r>
      <w:proofErr w:type="spellEnd"/>
      <w:r w:rsidR="003B665A">
        <w:t xml:space="preserve"> internet”) ou </w:t>
      </w:r>
      <w:r w:rsidR="00145620">
        <w:t>computação ub</w:t>
      </w:r>
      <w:r w:rsidR="00050406">
        <w:t>íqua (“</w:t>
      </w:r>
      <w:proofErr w:type="spellStart"/>
      <w:r w:rsidR="00050406">
        <w:t>pervasive</w:t>
      </w:r>
      <w:proofErr w:type="spellEnd"/>
      <w:r w:rsidR="00050406">
        <w:t xml:space="preserve"> </w:t>
      </w:r>
      <w:proofErr w:type="spellStart"/>
      <w:r w:rsidR="00050406">
        <w:t>computing</w:t>
      </w:r>
      <w:proofErr w:type="spellEnd"/>
      <w:r w:rsidR="00050406">
        <w:t>”</w:t>
      </w:r>
      <w:r w:rsidR="00B55B96">
        <w:t>), mas</w:t>
      </w:r>
      <w:r w:rsidR="00D067ED">
        <w:t xml:space="preserve"> o</w:t>
      </w:r>
      <w:r w:rsidR="00CE77CA">
        <w:t xml:space="preserve"> termo </w:t>
      </w:r>
      <w:r w:rsidR="00F221FC">
        <w:t xml:space="preserve">agora conhecido </w:t>
      </w:r>
      <w:r w:rsidR="00EA6837">
        <w:t>“IoT” foi apresentado por Kevin Ashton</w:t>
      </w:r>
      <w:r w:rsidR="00D067ED">
        <w:t>,</w:t>
      </w:r>
      <w:r w:rsidR="00EA6837">
        <w:t xml:space="preserve"> em 1999 </w:t>
      </w:r>
      <w:r w:rsidR="00777D1B">
        <w:t xml:space="preserve">durante o seu trabalho </w:t>
      </w:r>
      <w:r w:rsidR="00BD54DF">
        <w:t xml:space="preserve">na empresa </w:t>
      </w:r>
      <w:proofErr w:type="spellStart"/>
      <w:r w:rsidR="00BD54DF">
        <w:t>Procter</w:t>
      </w:r>
      <w:proofErr w:type="spellEnd"/>
      <w:r w:rsidR="00BD54DF">
        <w:t xml:space="preserve"> &amp; </w:t>
      </w:r>
      <w:proofErr w:type="spellStart"/>
      <w:r w:rsidR="00BD54DF">
        <w:t>Gamble</w:t>
      </w:r>
      <w:proofErr w:type="spellEnd"/>
      <w:r w:rsidR="002E3B3F">
        <w:t xml:space="preserve"> </w:t>
      </w:r>
      <w:r w:rsidR="00C64C53">
        <w:t>[</w:t>
      </w:r>
      <w:r w:rsidR="00976916">
        <w:t>7</w:t>
      </w:r>
      <w:r w:rsidR="00C64C53">
        <w:t>]</w:t>
      </w:r>
      <w:r w:rsidR="002169BE">
        <w:t>.</w:t>
      </w:r>
      <w:r w:rsidR="00BD54DF">
        <w:t xml:space="preserve"> </w:t>
      </w:r>
      <w:commentRangeStart w:id="21"/>
      <w:r w:rsidR="00BD54DF">
        <w:t>Ashton que na época se encontrava a trabal</w:t>
      </w:r>
      <w:r w:rsidR="008C486B">
        <w:t xml:space="preserve">har com uma nova tecnologia </w:t>
      </w:r>
      <w:r w:rsidR="00727B13">
        <w:t xml:space="preserve">chamada </w:t>
      </w:r>
      <w:r w:rsidR="00DA4B20">
        <w:t>identificação por radiofrequência (</w:t>
      </w:r>
      <w:r w:rsidR="00D83DD7">
        <w:t xml:space="preserve">“radio </w:t>
      </w:r>
      <w:proofErr w:type="spellStart"/>
      <w:r w:rsidR="00D83DD7">
        <w:t>frequency</w:t>
      </w:r>
      <w:proofErr w:type="spellEnd"/>
      <w:r w:rsidR="00D83DD7">
        <w:t xml:space="preserve"> </w:t>
      </w:r>
      <w:proofErr w:type="spellStart"/>
      <w:r w:rsidR="00D83DD7">
        <w:t>identification</w:t>
      </w:r>
      <w:proofErr w:type="spellEnd"/>
      <w:r w:rsidR="00D83DD7">
        <w:t>” ou “RFID”</w:t>
      </w:r>
      <w:r w:rsidR="00DA4B20">
        <w:t>)</w:t>
      </w:r>
      <w:r w:rsidR="00C05499">
        <w:t xml:space="preserve"> para conectar</w:t>
      </w:r>
      <w:r w:rsidR="00CE0F2E">
        <w:t xml:space="preserve"> objetos através das RFID</w:t>
      </w:r>
      <w:r w:rsidR="00F260A9">
        <w:t xml:space="preserve">. </w:t>
      </w:r>
      <w:commentRangeEnd w:id="21"/>
      <w:r w:rsidR="00742B7E">
        <w:rPr>
          <w:rStyle w:val="Refdecomentrio"/>
        </w:rPr>
        <w:commentReference w:id="21"/>
      </w:r>
      <w:r w:rsidR="00F260A9">
        <w:t xml:space="preserve">A internet </w:t>
      </w:r>
      <w:r w:rsidR="00267955">
        <w:t xml:space="preserve">era </w:t>
      </w:r>
      <w:r w:rsidR="0005722A">
        <w:t xml:space="preserve">a tendência </w:t>
      </w:r>
      <w:r w:rsidR="00742B7E">
        <w:t xml:space="preserve">em </w:t>
      </w:r>
      <w:proofErr w:type="gramStart"/>
      <w:r w:rsidR="00742B7E">
        <w:t>19</w:t>
      </w:r>
      <w:r w:rsidR="0005722A">
        <w:t xml:space="preserve">99 </w:t>
      </w:r>
      <w:r w:rsidR="006E14ED">
        <w:t>,</w:t>
      </w:r>
      <w:proofErr w:type="gramEnd"/>
      <w:r w:rsidR="006E14ED">
        <w:t xml:space="preserve"> </w:t>
      </w:r>
      <w:r w:rsidR="00754D67">
        <w:t xml:space="preserve">o que influenciou </w:t>
      </w:r>
      <w:r w:rsidR="00954CB8">
        <w:t>Kevin Ashton a</w:t>
      </w:r>
      <w:r w:rsidR="00754D67">
        <w:t xml:space="preserve"> intitular a</w:t>
      </w:r>
      <w:r w:rsidR="00954CB8">
        <w:t xml:space="preserve"> sua apresentação de “IoT”</w:t>
      </w:r>
      <w:r w:rsidR="00E52800">
        <w:t xml:space="preserve"> [</w:t>
      </w:r>
      <w:r w:rsidR="003133E0">
        <w:t>7</w:t>
      </w:r>
      <w:r w:rsidR="00E52800">
        <w:t>]</w:t>
      </w:r>
      <w:r w:rsidR="002D2257">
        <w:t>.</w:t>
      </w:r>
      <w:r w:rsidR="0005722A">
        <w:t xml:space="preserve"> </w:t>
      </w:r>
    </w:p>
    <w:p w14:paraId="001EC8D1" w14:textId="2846CB21" w:rsidR="00262EE0" w:rsidRDefault="00964615" w:rsidP="00AC40FB">
      <w:pPr>
        <w:pStyle w:val="Ttulo2"/>
      </w:pPr>
      <w:r>
        <w:tab/>
      </w:r>
      <w:bookmarkStart w:id="22" w:name="_Toc140544121"/>
      <w:r w:rsidR="004C6BC9">
        <w:t xml:space="preserve">O que é o </w:t>
      </w:r>
      <w:r w:rsidR="00262EE0">
        <w:t>LoRa</w:t>
      </w:r>
      <w:bookmarkEnd w:id="22"/>
    </w:p>
    <w:p w14:paraId="69FC0D0E" w14:textId="6B6AC116" w:rsidR="00D528A9" w:rsidRDefault="00262EE0" w:rsidP="00CF2382">
      <w:commentRangeStart w:id="23"/>
      <w:r>
        <w:t>LoRa diminutivo do inglês de Longo Alcance</w:t>
      </w:r>
      <w:r w:rsidR="00283DB5">
        <w:t xml:space="preserve"> (“Long Range”) é uma tecnologia de comunicação sem fios desenvolvida pela </w:t>
      </w:r>
      <w:proofErr w:type="spellStart"/>
      <w:r w:rsidR="00283DB5">
        <w:t>Semtech</w:t>
      </w:r>
      <w:proofErr w:type="spellEnd"/>
      <w:r w:rsidR="00283DB5">
        <w:t xml:space="preserve"> em 2012</w:t>
      </w:r>
      <w:r w:rsidR="00D5708E">
        <w:t xml:space="preserve"> </w:t>
      </w:r>
      <w:r w:rsidR="00E60056">
        <w:t>[8]</w:t>
      </w:r>
      <w:r w:rsidR="00D5708E">
        <w:t>.</w:t>
      </w:r>
      <w:r w:rsidR="00283DB5">
        <w:t xml:space="preserve"> </w:t>
      </w:r>
      <w:commentRangeEnd w:id="23"/>
      <w:r w:rsidR="00A816F8">
        <w:rPr>
          <w:rStyle w:val="Refdecomentrio"/>
        </w:rPr>
        <w:commentReference w:id="23"/>
      </w:r>
      <w:r w:rsidR="00283DB5">
        <w:t xml:space="preserve">O LoRa </w:t>
      </w:r>
      <w:r w:rsidR="00F81A44">
        <w:t>foi</w:t>
      </w:r>
      <w:r w:rsidR="00BF0A64">
        <w:t xml:space="preserve"> </w:t>
      </w:r>
      <w:r w:rsidR="00283DB5">
        <w:t>desenvolvido para providenciar comunicações de longo alcance, e de baixo consumo para dispositivos IoT e outras aplicações com necessidade de uma comunicação sem fios. O LoRa usa uma tecnologia de modelação de rádio frequência</w:t>
      </w:r>
      <w:r w:rsidR="006524E9">
        <w:t>,</w:t>
      </w:r>
      <w:r w:rsidR="00283DB5">
        <w:t xml:space="preserve"> </w:t>
      </w:r>
      <w:r w:rsidR="005E5BC1">
        <w:t>c</w:t>
      </w:r>
      <w:r w:rsidR="00283DB5">
        <w:t>onverte</w:t>
      </w:r>
      <w:r w:rsidR="005E5BC1">
        <w:t>ndo</w:t>
      </w:r>
      <w:r w:rsidR="00283DB5">
        <w:t xml:space="preserve"> sinais de </w:t>
      </w:r>
      <w:r w:rsidR="006524E9">
        <w:t>dispositivos, como</w:t>
      </w:r>
      <w:r w:rsidR="00283DB5">
        <w:t xml:space="preserve"> por exemplo</w:t>
      </w:r>
      <w:r w:rsidR="006524E9">
        <w:t>,</w:t>
      </w:r>
      <w:r w:rsidR="00283DB5">
        <w:t xml:space="preserve"> </w:t>
      </w:r>
      <w:r w:rsidR="005E5BC1">
        <w:t>ondas de r</w:t>
      </w:r>
      <w:r w:rsidR="00F81A44">
        <w:t>á</w:t>
      </w:r>
      <w:r w:rsidR="005E5BC1">
        <w:t>dio ou de televisão</w:t>
      </w:r>
      <w:r w:rsidR="003D0590">
        <w:t xml:space="preserve"> como podemos ver na figura 2,</w:t>
      </w:r>
      <w:r w:rsidR="005E5BC1">
        <w:t xml:space="preserve"> para que possam ser processados e recebidos pelos respetivos dispositivos a longas distâncias, conseguindo alcançar até 10</w:t>
      </w:r>
      <w:r w:rsidR="00BF0A64">
        <w:t xml:space="preserve"> </w:t>
      </w:r>
      <w:r w:rsidR="005E5BC1">
        <w:t xml:space="preserve">km em alguns casos. É também conhecido pelos seus baixos consumos de energia, e pela </w:t>
      </w:r>
      <w:r w:rsidR="006524E9">
        <w:t>capacidade</w:t>
      </w:r>
      <w:r w:rsidR="005E5BC1">
        <w:t xml:space="preserve"> de operar em ambientes desafiantes com altos níveis de interferência</w:t>
      </w:r>
      <w:r w:rsidR="00BA2696">
        <w:t xml:space="preserve"> </w:t>
      </w:r>
      <w:r w:rsidR="005E5BC1">
        <w:t>[</w:t>
      </w:r>
      <w:r w:rsidR="00D5708E">
        <w:t>9</w:t>
      </w:r>
      <w:r w:rsidR="005E5BC1">
        <w:t>]</w:t>
      </w:r>
      <w:r w:rsidR="00E338AD">
        <w:t>.</w:t>
      </w:r>
      <w:r w:rsidR="00D528A9" w:rsidRPr="00D528A9">
        <w:t xml:space="preserve"> </w:t>
      </w:r>
    </w:p>
    <w:p w14:paraId="45DDA4F4" w14:textId="77777777" w:rsidR="00C771FF" w:rsidRDefault="00C771FF" w:rsidP="00CF2382"/>
    <w:p w14:paraId="33652669" w14:textId="77777777" w:rsidR="00C771FF" w:rsidRDefault="00D528A9" w:rsidP="00C771FF">
      <w:pPr>
        <w:keepNext/>
        <w:ind w:firstLine="0"/>
      </w:pPr>
      <w:r>
        <w:rPr>
          <w:noProof/>
        </w:rPr>
        <w:drawing>
          <wp:inline distT="0" distB="0" distL="0" distR="0" wp14:anchorId="0A49064A" wp14:editId="0B0E98FF">
            <wp:extent cx="5579745" cy="1623060"/>
            <wp:effectExtent l="0" t="0" r="1905" b="0"/>
            <wp:docPr id="1087135656" name="Imagem 1087135656" descr="What is LoRa? - everything 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at is LoRa? - everything R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9745" cy="1623060"/>
                    </a:xfrm>
                    <a:prstGeom prst="rect">
                      <a:avLst/>
                    </a:prstGeom>
                    <a:noFill/>
                    <a:ln>
                      <a:noFill/>
                    </a:ln>
                  </pic:spPr>
                </pic:pic>
              </a:graphicData>
            </a:graphic>
          </wp:inline>
        </w:drawing>
      </w:r>
    </w:p>
    <w:p w14:paraId="61A03C0D" w14:textId="269504A2" w:rsidR="00D23372" w:rsidRDefault="00C771FF" w:rsidP="00C771FF">
      <w:pPr>
        <w:pStyle w:val="Legenda"/>
      </w:pPr>
      <w:bookmarkStart w:id="24" w:name="_Toc140583197"/>
      <w:commentRangeStart w:id="25"/>
      <w:r>
        <w:t xml:space="preserve">Figura </w:t>
      </w:r>
      <w:r>
        <w:fldChar w:fldCharType="begin"/>
      </w:r>
      <w:r>
        <w:instrText xml:space="preserve"> SEQ Figura \* ARABIC </w:instrText>
      </w:r>
      <w:r>
        <w:fldChar w:fldCharType="separate"/>
      </w:r>
      <w:r w:rsidR="005304E1">
        <w:rPr>
          <w:noProof/>
        </w:rPr>
        <w:t>2</w:t>
      </w:r>
      <w:r>
        <w:fldChar w:fldCharType="end"/>
      </w:r>
      <w:r>
        <w:t>- Funcionamento Sistema LoRa</w:t>
      </w:r>
      <w:commentRangeEnd w:id="25"/>
      <w:r w:rsidR="004D29A7">
        <w:rPr>
          <w:rStyle w:val="Refdecomentrio"/>
          <w:i w:val="0"/>
          <w:iCs w:val="0"/>
          <w:color w:val="auto"/>
        </w:rPr>
        <w:commentReference w:id="25"/>
      </w:r>
      <w:r w:rsidR="002D2257">
        <w:t xml:space="preserve"> [</w:t>
      </w:r>
      <w:r w:rsidR="001343F6">
        <w:t>1</w:t>
      </w:r>
      <w:r w:rsidR="004A5D73">
        <w:t>0</w:t>
      </w:r>
      <w:r w:rsidR="002D2257">
        <w:t>]</w:t>
      </w:r>
      <w:r w:rsidR="009B2CE8">
        <w:t>.</w:t>
      </w:r>
      <w:bookmarkEnd w:id="24"/>
    </w:p>
    <w:p w14:paraId="49A660D7" w14:textId="36623327" w:rsidR="0078745A" w:rsidRDefault="0078745A" w:rsidP="003A3E45">
      <w:pPr>
        <w:ind w:firstLine="0"/>
      </w:pPr>
    </w:p>
    <w:p w14:paraId="084D2ECA" w14:textId="3DB958FA" w:rsidR="00C771FF" w:rsidRPr="00964615" w:rsidRDefault="00964615" w:rsidP="00AC40FB">
      <w:pPr>
        <w:pStyle w:val="Ttulo2"/>
      </w:pPr>
      <w:r>
        <w:tab/>
      </w:r>
      <w:r w:rsidR="00B85C20">
        <w:t xml:space="preserve"> </w:t>
      </w:r>
      <w:bookmarkStart w:id="26" w:name="_Toc140544122"/>
      <w:r w:rsidR="0051563B" w:rsidRPr="00964615">
        <w:t xml:space="preserve">IoT </w:t>
      </w:r>
      <w:r w:rsidR="00142C86" w:rsidRPr="00964615">
        <w:t>com tecnologia LoRa</w:t>
      </w:r>
      <w:bookmarkEnd w:id="26"/>
    </w:p>
    <w:p w14:paraId="79961724" w14:textId="4D66DC42" w:rsidR="00D23372" w:rsidRDefault="001222B9" w:rsidP="00EA7689">
      <w:r>
        <w:t xml:space="preserve">O LoRa está a ser usado por uma </w:t>
      </w:r>
      <w:r w:rsidR="00BA2696">
        <w:t>ampla</w:t>
      </w:r>
      <w:r>
        <w:t xml:space="preserve"> variedade de aplicações, desde agricultura inteligente a cidades inteligentes</w:t>
      </w:r>
      <w:r w:rsidR="00BA2696">
        <w:t>.</w:t>
      </w:r>
    </w:p>
    <w:p w14:paraId="2B0C5DDA" w14:textId="361D288D" w:rsidR="00CF3EC8" w:rsidRDefault="00BA2696" w:rsidP="00CF3EC8">
      <w:r>
        <w:rPr>
          <w:b/>
          <w:bCs/>
        </w:rPr>
        <w:t xml:space="preserve"> </w:t>
      </w:r>
      <w:r w:rsidRPr="00CF3EC8">
        <w:t>No âmbito da a</w:t>
      </w:r>
      <w:r w:rsidR="0051563B" w:rsidRPr="00CF3EC8">
        <w:t xml:space="preserve">gricultura </w:t>
      </w:r>
      <w:r w:rsidRPr="00CF3EC8">
        <w:t>i</w:t>
      </w:r>
      <w:r w:rsidR="0051563B" w:rsidRPr="00CF3EC8">
        <w:t>nteligente</w:t>
      </w:r>
      <w:r w:rsidRPr="00CF3EC8">
        <w:t xml:space="preserve">, a </w:t>
      </w:r>
      <w:r w:rsidR="00CF3EC8">
        <w:t>t</w:t>
      </w:r>
      <w:r w:rsidR="00C14B23" w:rsidRPr="00C14B23">
        <w:t xml:space="preserve">ecnologia LoRa </w:t>
      </w:r>
      <w:r w:rsidR="00C14B23">
        <w:t xml:space="preserve">está a ser usada para monitorar os níveis de água no solo, temperatura, humidade, e outros fatores ambientais críticos para o desenvolvimento </w:t>
      </w:r>
      <w:r w:rsidR="00C35E4B">
        <w:t xml:space="preserve">da </w:t>
      </w:r>
      <w:r w:rsidR="00C14B23">
        <w:t>agricul</w:t>
      </w:r>
      <w:r w:rsidR="00A8497E">
        <w:t>tur</w:t>
      </w:r>
      <w:r w:rsidR="00C14B23">
        <w:t>a</w:t>
      </w:r>
      <w:r w:rsidR="006A35FE">
        <w:t xml:space="preserve"> [</w:t>
      </w:r>
      <w:r w:rsidR="00662343">
        <w:t>1</w:t>
      </w:r>
      <w:r w:rsidR="004A5D73">
        <w:t>1</w:t>
      </w:r>
      <w:r w:rsidR="006A35FE">
        <w:t>]</w:t>
      </w:r>
      <w:r w:rsidR="00E42B2A">
        <w:t>.</w:t>
      </w:r>
      <w:r w:rsidR="00CF3EC8">
        <w:t xml:space="preserve"> </w:t>
      </w:r>
    </w:p>
    <w:p w14:paraId="450F5E69" w14:textId="2CFF3B0D" w:rsidR="001A2560" w:rsidRDefault="00CF3EC8" w:rsidP="00CF3EC8">
      <w:pPr>
        <w:rPr>
          <w:shd w:val="clear" w:color="auto" w:fill="FFFFFF"/>
        </w:rPr>
      </w:pPr>
      <w:r>
        <w:t xml:space="preserve">Esta </w:t>
      </w:r>
      <w:r>
        <w:rPr>
          <w:shd w:val="clear" w:color="auto" w:fill="FFFFFF"/>
        </w:rPr>
        <w:t>t</w:t>
      </w:r>
      <w:r w:rsidR="00C14B23">
        <w:rPr>
          <w:shd w:val="clear" w:color="auto" w:fill="FFFFFF"/>
        </w:rPr>
        <w:t>ecnologia está a ser usada</w:t>
      </w:r>
      <w:r w:rsidR="00581D5F">
        <w:rPr>
          <w:shd w:val="clear" w:color="auto" w:fill="FFFFFF"/>
        </w:rPr>
        <w:t>,</w:t>
      </w:r>
      <w:r w:rsidR="00C14B23">
        <w:rPr>
          <w:shd w:val="clear" w:color="auto" w:fill="FFFFFF"/>
        </w:rPr>
        <w:t xml:space="preserve"> também</w:t>
      </w:r>
      <w:r w:rsidR="00581D5F">
        <w:rPr>
          <w:shd w:val="clear" w:color="auto" w:fill="FFFFFF"/>
        </w:rPr>
        <w:t>,</w:t>
      </w:r>
      <w:r w:rsidR="00C14B23">
        <w:rPr>
          <w:shd w:val="clear" w:color="auto" w:fill="FFFFFF"/>
        </w:rPr>
        <w:t xml:space="preserve"> nas cidades inteligentes para monitorar a qualidade do ar, tr</w:t>
      </w:r>
      <w:r w:rsidR="00201B1E">
        <w:rPr>
          <w:shd w:val="clear" w:color="auto" w:fill="FFFFFF"/>
        </w:rPr>
        <w:t>â</w:t>
      </w:r>
      <w:r w:rsidR="00C14B23">
        <w:rPr>
          <w:shd w:val="clear" w:color="auto" w:fill="FFFFFF"/>
        </w:rPr>
        <w:t xml:space="preserve">nsito nas estradas e </w:t>
      </w:r>
      <w:r w:rsidR="00750769">
        <w:rPr>
          <w:shd w:val="clear" w:color="auto" w:fill="FFFFFF"/>
        </w:rPr>
        <w:t xml:space="preserve">a </w:t>
      </w:r>
      <w:r w:rsidR="00930558">
        <w:rPr>
          <w:shd w:val="clear" w:color="auto" w:fill="FFFFFF"/>
        </w:rPr>
        <w:t>produção industrial</w:t>
      </w:r>
      <w:r w:rsidR="00C14B23">
        <w:rPr>
          <w:shd w:val="clear" w:color="auto" w:fill="FFFFFF"/>
        </w:rPr>
        <w:t xml:space="preserve">. </w:t>
      </w:r>
    </w:p>
    <w:p w14:paraId="5538EA86" w14:textId="4EC5363D" w:rsidR="009F5F23" w:rsidRDefault="003C45F9" w:rsidP="00CF3EC8">
      <w:pPr>
        <w:rPr>
          <w:shd w:val="clear" w:color="auto" w:fill="FFFFFF"/>
        </w:rPr>
      </w:pPr>
      <w:r>
        <w:rPr>
          <w:shd w:val="clear" w:color="auto" w:fill="FFFFFF"/>
        </w:rPr>
        <w:t>Um exemplo da aplicação desta tecnologia é a utilização de</w:t>
      </w:r>
      <w:r w:rsidR="00C14B23">
        <w:rPr>
          <w:shd w:val="clear" w:color="auto" w:fill="FFFFFF"/>
        </w:rPr>
        <w:t xml:space="preserve"> um conjunto de sensores</w:t>
      </w:r>
      <w:r>
        <w:rPr>
          <w:shd w:val="clear" w:color="auto" w:fill="FFFFFF"/>
        </w:rPr>
        <w:t>,</w:t>
      </w:r>
      <w:r w:rsidR="00C14B23">
        <w:rPr>
          <w:shd w:val="clear" w:color="auto" w:fill="FFFFFF"/>
        </w:rPr>
        <w:t xml:space="preserve"> espalhados pela cidade</w:t>
      </w:r>
      <w:r>
        <w:rPr>
          <w:shd w:val="clear" w:color="auto" w:fill="FFFFFF"/>
        </w:rPr>
        <w:t>,</w:t>
      </w:r>
      <w:r w:rsidR="00C14B23">
        <w:rPr>
          <w:shd w:val="clear" w:color="auto" w:fill="FFFFFF"/>
        </w:rPr>
        <w:t xml:space="preserve"> com o objetivo de medir a qualidade do ar e detetar a presença de poluentes. </w:t>
      </w:r>
      <w:r>
        <w:rPr>
          <w:shd w:val="clear" w:color="auto" w:fill="FFFFFF"/>
        </w:rPr>
        <w:t xml:space="preserve">Os dados recolhidos pelos sensores serão, posteriormente, </w:t>
      </w:r>
      <w:r w:rsidR="00C14B23">
        <w:rPr>
          <w:shd w:val="clear" w:color="auto" w:fill="FFFFFF"/>
        </w:rPr>
        <w:t xml:space="preserve">analisados </w:t>
      </w:r>
      <w:r w:rsidR="004C1D75">
        <w:rPr>
          <w:shd w:val="clear" w:color="auto" w:fill="FFFFFF"/>
        </w:rPr>
        <w:t xml:space="preserve">com o intuito de </w:t>
      </w:r>
      <w:r w:rsidR="00C14B23">
        <w:rPr>
          <w:shd w:val="clear" w:color="auto" w:fill="FFFFFF"/>
        </w:rPr>
        <w:t>identificar as áreas com uma qualidade do ar abaixo do expectável</w:t>
      </w:r>
      <w:r w:rsidR="004C1D75">
        <w:rPr>
          <w:shd w:val="clear" w:color="auto" w:fill="FFFFFF"/>
        </w:rPr>
        <w:t>,</w:t>
      </w:r>
      <w:r w:rsidR="00C14B23">
        <w:rPr>
          <w:shd w:val="clear" w:color="auto" w:fill="FFFFFF"/>
        </w:rPr>
        <w:t xml:space="preserve"> para que </w:t>
      </w:r>
      <w:r w:rsidR="006A35FE">
        <w:rPr>
          <w:shd w:val="clear" w:color="auto" w:fill="FFFFFF"/>
        </w:rPr>
        <w:t>se possa intervir e melhorar a mesma</w:t>
      </w:r>
      <w:r w:rsidR="00916CFA">
        <w:rPr>
          <w:shd w:val="clear" w:color="auto" w:fill="FFFFFF"/>
        </w:rPr>
        <w:t xml:space="preserve"> [</w:t>
      </w:r>
      <w:r w:rsidR="009F7F87">
        <w:rPr>
          <w:shd w:val="clear" w:color="auto" w:fill="FFFFFF"/>
        </w:rPr>
        <w:t>1</w:t>
      </w:r>
      <w:r w:rsidR="004A5D73">
        <w:rPr>
          <w:shd w:val="clear" w:color="auto" w:fill="FFFFFF"/>
        </w:rPr>
        <w:t>2</w:t>
      </w:r>
      <w:r w:rsidR="00916CFA">
        <w:rPr>
          <w:shd w:val="clear" w:color="auto" w:fill="FFFFFF"/>
        </w:rPr>
        <w:t>]</w:t>
      </w:r>
      <w:r w:rsidR="006A35FE">
        <w:rPr>
          <w:shd w:val="clear" w:color="auto" w:fill="FFFFFF"/>
        </w:rPr>
        <w:t>.</w:t>
      </w:r>
    </w:p>
    <w:p w14:paraId="545BE537" w14:textId="723F947D" w:rsidR="0051563B" w:rsidRPr="00C14B23" w:rsidRDefault="006A35FE" w:rsidP="00CF3EC8">
      <w:r>
        <w:rPr>
          <w:shd w:val="clear" w:color="auto" w:fill="FFFFFF"/>
        </w:rPr>
        <w:t xml:space="preserve"> O sistema LoRa pode</w:t>
      </w:r>
      <w:r w:rsidR="009F5F23">
        <w:rPr>
          <w:shd w:val="clear" w:color="auto" w:fill="FFFFFF"/>
        </w:rPr>
        <w:t>,</w:t>
      </w:r>
      <w:r>
        <w:rPr>
          <w:shd w:val="clear" w:color="auto" w:fill="FFFFFF"/>
        </w:rPr>
        <w:t xml:space="preserve"> também</w:t>
      </w:r>
      <w:r w:rsidR="009F5F23">
        <w:rPr>
          <w:shd w:val="clear" w:color="auto" w:fill="FFFFFF"/>
        </w:rPr>
        <w:t>,</w:t>
      </w:r>
      <w:r>
        <w:rPr>
          <w:shd w:val="clear" w:color="auto" w:fill="FFFFFF"/>
        </w:rPr>
        <w:t xml:space="preserve"> ser usado para detetar lugares de estacionamento vazios, facilitando os condutores a encontrar parque rapidamente o que por consequência reduz o congestionamento nas estradas [</w:t>
      </w:r>
      <w:r w:rsidR="009F7F87">
        <w:rPr>
          <w:shd w:val="clear" w:color="auto" w:fill="FFFFFF"/>
        </w:rPr>
        <w:t>1</w:t>
      </w:r>
      <w:r w:rsidR="004A5D73">
        <w:rPr>
          <w:shd w:val="clear" w:color="auto" w:fill="FFFFFF"/>
        </w:rPr>
        <w:t>3</w:t>
      </w:r>
      <w:r>
        <w:rPr>
          <w:shd w:val="clear" w:color="auto" w:fill="FFFFFF"/>
        </w:rPr>
        <w:t>]</w:t>
      </w:r>
      <w:r w:rsidR="00362F1F">
        <w:rPr>
          <w:shd w:val="clear" w:color="auto" w:fill="FFFFFF"/>
        </w:rPr>
        <w:t>.</w:t>
      </w:r>
    </w:p>
    <w:p w14:paraId="3229C8E3" w14:textId="37F365F1" w:rsidR="003253DB" w:rsidRDefault="004824A3" w:rsidP="003253DB">
      <w:r>
        <w:t>Esta tecnologia</w:t>
      </w:r>
      <w:r w:rsidR="00710D9A">
        <w:t>, em</w:t>
      </w:r>
      <w:r w:rsidR="0044483C">
        <w:t xml:space="preserve"> ambiente de fábrica</w:t>
      </w:r>
      <w:r w:rsidR="00710D9A">
        <w:t>, é utilizada</w:t>
      </w:r>
      <w:r w:rsidR="0044483C">
        <w:t xml:space="preserve"> para monitorar várias linhas de produção em tempo real, acompanhar o progresso de cada fase de produção e identificar produtos defeituosos baseado no </w:t>
      </w:r>
      <w:r w:rsidR="00754357">
        <w:t>“</w:t>
      </w:r>
      <w:proofErr w:type="spellStart"/>
      <w:r w:rsidR="0044483C">
        <w:t>delay</w:t>
      </w:r>
      <w:proofErr w:type="spellEnd"/>
      <w:r w:rsidR="00754357">
        <w:t>”</w:t>
      </w:r>
      <w:r w:rsidR="0044483C">
        <w:t xml:space="preserve"> da produção. Podemos obter também com a ajuda deste sistema, alertas do mal funcionamento de alguma maquinha, ou necessidade de manutenção, obtendo assim uma rápida intervenção para evitar custos acrescidos devido ao mal funcionamento das mesmas.</w:t>
      </w:r>
      <w:r w:rsidR="00EF2E74">
        <w:t xml:space="preserve"> Para além disto, os dados recolhidos através dos dispositivos de IoT propulsionam oportunidades de melhoria, na eficiência e produtividade.</w:t>
      </w:r>
      <w:r w:rsidR="00754357">
        <w:t xml:space="preserve"> [</w:t>
      </w:r>
      <w:r w:rsidR="009F7F87">
        <w:t>1</w:t>
      </w:r>
      <w:r w:rsidR="004A5D73">
        <w:t>4</w:t>
      </w:r>
      <w:r w:rsidR="00754357">
        <w:t>]</w:t>
      </w:r>
    </w:p>
    <w:p w14:paraId="222D3BCC" w14:textId="1E713931" w:rsidR="00BD1A17" w:rsidRDefault="00964615" w:rsidP="00AC40FB">
      <w:pPr>
        <w:pStyle w:val="Ttulo2"/>
      </w:pPr>
      <w:r>
        <w:tab/>
      </w:r>
      <w:bookmarkStart w:id="27" w:name="_Toc140544123"/>
      <w:r w:rsidR="00EF1BD1">
        <w:t>Engenharia de Software</w:t>
      </w:r>
      <w:bookmarkEnd w:id="27"/>
    </w:p>
    <w:p w14:paraId="009DF283" w14:textId="2F0869E8" w:rsidR="008950A5" w:rsidRDefault="00825304" w:rsidP="00412E98">
      <w:r>
        <w:t xml:space="preserve">A </w:t>
      </w:r>
      <w:r w:rsidR="00246E7D">
        <w:t>Engenharia de</w:t>
      </w:r>
      <w:r w:rsidR="00664F69">
        <w:t xml:space="preserve"> </w:t>
      </w:r>
      <w:r w:rsidR="005C041A">
        <w:t xml:space="preserve">Software é uma área </w:t>
      </w:r>
      <w:r w:rsidR="0096770A">
        <w:t xml:space="preserve">da engenharia da computação voltada </w:t>
      </w:r>
      <w:r w:rsidR="00412E98">
        <w:t>para a</w:t>
      </w:r>
      <w:r w:rsidR="0096770A">
        <w:t xml:space="preserve"> es</w:t>
      </w:r>
      <w:r w:rsidR="00DA4346">
        <w:t>pecific</w:t>
      </w:r>
      <w:r w:rsidR="00391415">
        <w:t>ação, desenvolvimento, manutenção e criação de software</w:t>
      </w:r>
      <w:r w:rsidR="00296B16">
        <w:t xml:space="preserve">, com aplicação de tecnologias </w:t>
      </w:r>
      <w:r w:rsidR="00641112">
        <w:t xml:space="preserve">e práticas de </w:t>
      </w:r>
      <w:r w:rsidR="00E00ACE">
        <w:t>organização</w:t>
      </w:r>
      <w:r w:rsidR="00E00ACE">
        <w:rPr>
          <w:rStyle w:val="Refdecomentrio"/>
        </w:rPr>
        <w:t xml:space="preserve"> </w:t>
      </w:r>
      <w:r w:rsidR="00E00ACE">
        <w:rPr>
          <w:rStyle w:val="Refdecomentrio"/>
          <w:sz w:val="22"/>
          <w:szCs w:val="22"/>
        </w:rPr>
        <w:t>d</w:t>
      </w:r>
      <w:r w:rsidR="00641112">
        <w:t>e projetos e outras disciplinas, visando organização, produtividade e qualidade.</w:t>
      </w:r>
      <w:r w:rsidR="0011724C">
        <w:t>[1</w:t>
      </w:r>
      <w:r w:rsidR="004A5D73">
        <w:t>5</w:t>
      </w:r>
      <w:r w:rsidR="0011724C">
        <w:t>]</w:t>
      </w:r>
      <w:r w:rsidR="003F0390">
        <w:t xml:space="preserve"> O desenvolvimento de software é considera</w:t>
      </w:r>
      <w:r w:rsidR="00AA2018">
        <w:t>do uma atividade tediosa e demorada, que requer grandes recursos financeiros e huma</w:t>
      </w:r>
      <w:r w:rsidR="00D87352">
        <w:t>nos, e, como tal há necessidade de preparar e planear adequadamente os projetos</w:t>
      </w:r>
      <w:r w:rsidR="00F34823">
        <w:t xml:space="preserve"> de software para que sejam concluídos com sucesso e dentro do prazo.</w:t>
      </w:r>
      <w:r w:rsidR="001300B8">
        <w:t xml:space="preserve"> N</w:t>
      </w:r>
      <w:r w:rsidR="00DA30BE">
        <w:t>os seguintes</w:t>
      </w:r>
      <w:r w:rsidR="001300B8">
        <w:t xml:space="preserve"> subcapítulo</w:t>
      </w:r>
      <w:r w:rsidR="00DA30BE">
        <w:t>s</w:t>
      </w:r>
      <w:r w:rsidR="001300B8">
        <w:t xml:space="preserve"> </w:t>
      </w:r>
      <w:r w:rsidR="00D95047">
        <w:t xml:space="preserve">são apresentadas </w:t>
      </w:r>
      <w:r w:rsidR="002C17C0">
        <w:t xml:space="preserve">duas metodologias, cascata sendo o </w:t>
      </w:r>
      <w:r w:rsidR="003479CD">
        <w:t xml:space="preserve">modelo </w:t>
      </w:r>
      <w:r w:rsidR="002C17C0">
        <w:t>tradicional e desenvolvimento evolutivo</w:t>
      </w:r>
      <w:r w:rsidR="00251233">
        <w:t xml:space="preserve"> </w:t>
      </w:r>
      <w:r w:rsidR="00B05DC3">
        <w:t xml:space="preserve">que foi </w:t>
      </w:r>
      <w:r w:rsidR="007C6197">
        <w:t>o modelo seguido neste projeto.</w:t>
      </w:r>
    </w:p>
    <w:p w14:paraId="4580ABDA" w14:textId="405042C9" w:rsidR="00371A51" w:rsidRDefault="00267880" w:rsidP="00AC40FB">
      <w:pPr>
        <w:pStyle w:val="Ttulo2"/>
      </w:pPr>
      <w:ins w:id="28" w:author="Vitor Pereira" w:date="2023-07-18T22:31:00Z">
        <w:r>
          <w:t>Modelo em</w:t>
        </w:r>
      </w:ins>
      <w:r w:rsidR="00371A51">
        <w:t xml:space="preserve"> </w:t>
      </w:r>
      <w:bookmarkStart w:id="29" w:name="_Toc140544124"/>
      <w:r w:rsidR="00B43728">
        <w:t>Cascata</w:t>
      </w:r>
      <w:bookmarkEnd w:id="29"/>
    </w:p>
    <w:p w14:paraId="47F2FF25" w14:textId="75E308F4" w:rsidR="000413F7" w:rsidRDefault="00A70D8F" w:rsidP="00412E98">
      <w:pPr>
        <w:keepNext/>
      </w:pPr>
      <w:r>
        <w:t xml:space="preserve">No modelo </w:t>
      </w:r>
      <w:ins w:id="30" w:author="Vitor Pereira" w:date="2023-07-18T22:31:00Z">
        <w:r w:rsidR="00267880">
          <w:t>em</w:t>
        </w:r>
        <w:r>
          <w:t xml:space="preserve"> </w:t>
        </w:r>
      </w:ins>
      <w:del w:id="31" w:author="Vitor Pereira" w:date="2023-07-18T22:32:00Z">
        <w:r w:rsidDel="008301A7">
          <w:delText>C</w:delText>
        </w:r>
      </w:del>
      <w:ins w:id="32" w:author="Vitor Pereira" w:date="2023-07-18T22:32:00Z">
        <w:r w:rsidR="008301A7">
          <w:t>c</w:t>
        </w:r>
      </w:ins>
      <w:r>
        <w:t>ascata</w:t>
      </w:r>
      <w:del w:id="33" w:author="Vitor Pereira" w:date="2023-07-18T22:32:00Z">
        <w:r w:rsidR="00213B5F">
          <w:delText>,</w:delText>
        </w:r>
      </w:del>
      <w:r w:rsidR="00213B5F">
        <w:t xml:space="preserve"> o desenvolvimento ocorre </w:t>
      </w:r>
      <w:r w:rsidR="00E8151F">
        <w:t>em ordem sequencial,</w:t>
      </w:r>
      <w:r w:rsidR="00213B5F">
        <w:t xml:space="preserve"> ou seja, uma etapa deve ser concluída antes de se prosseguir para a próxima etapa e</w:t>
      </w:r>
      <w:r w:rsidR="00775F9A">
        <w:t xml:space="preserve">, portanto, para se fazer alterações, é necessário seguir um processo formal. Estas etapas são repetidas </w:t>
      </w:r>
      <w:commentRangeStart w:id="34"/>
      <w:r w:rsidR="00775F9A">
        <w:t xml:space="preserve">recursivamente </w:t>
      </w:r>
      <w:commentRangeEnd w:id="34"/>
      <w:r w:rsidR="006C657C">
        <w:rPr>
          <w:rStyle w:val="Refdecomentrio"/>
        </w:rPr>
        <w:commentReference w:id="34"/>
      </w:r>
      <w:r w:rsidR="00775F9A">
        <w:t xml:space="preserve">até que o software esteja completamente desenvolvido. As etapas incluem a </w:t>
      </w:r>
      <w:r w:rsidR="00696406">
        <w:t>análise (e</w:t>
      </w:r>
      <w:r w:rsidR="00C73004">
        <w:t xml:space="preserve">specificação de </w:t>
      </w:r>
      <w:r w:rsidR="00696406">
        <w:t>r</w:t>
      </w:r>
      <w:r w:rsidR="00C73004">
        <w:t>equisitos), design, implementação, teste e manutenção.</w:t>
      </w:r>
      <w:r w:rsidR="00C946F2">
        <w:t xml:space="preserve"> Isto pode ser ilustrado da seguinte forma:</w:t>
      </w:r>
      <w:r w:rsidR="000413F7" w:rsidRPr="000413F7">
        <w:t xml:space="preserve"> </w:t>
      </w:r>
    </w:p>
    <w:p w14:paraId="76217084" w14:textId="1257EAE9" w:rsidR="000413F7" w:rsidRDefault="000413F7" w:rsidP="000413F7">
      <w:pPr>
        <w:keepNext/>
        <w:jc w:val="left"/>
      </w:pPr>
      <w:r>
        <w:rPr>
          <w:noProof/>
        </w:rPr>
        <w:drawing>
          <wp:inline distT="0" distB="0" distL="0" distR="0" wp14:anchorId="25FD8297" wp14:editId="44B3694B">
            <wp:extent cx="4226943" cy="2013174"/>
            <wp:effectExtent l="0" t="0" r="2540" b="6350"/>
            <wp:docPr id="1603527625" name="Imagem 1603527625" descr="Modelo cascata- O que é, para que serve e como funciona? - DicionarioTec, o  dicionário da tecnologia da inform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odelo cascata- O que é, para que serve e como funciona? - DicionarioTec, o  dicionário da tecnologia da informaçã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5897" cy="2017438"/>
                    </a:xfrm>
                    <a:prstGeom prst="rect">
                      <a:avLst/>
                    </a:prstGeom>
                    <a:noFill/>
                    <a:ln>
                      <a:noFill/>
                    </a:ln>
                  </pic:spPr>
                </pic:pic>
              </a:graphicData>
            </a:graphic>
          </wp:inline>
        </w:drawing>
      </w:r>
    </w:p>
    <w:p w14:paraId="418C740B" w14:textId="0E025447" w:rsidR="000413F7" w:rsidRDefault="000413F7" w:rsidP="002F2886">
      <w:pPr>
        <w:pStyle w:val="Legenda"/>
        <w:jc w:val="left"/>
      </w:pPr>
      <w:bookmarkStart w:id="35" w:name="_Toc140583198"/>
      <w:r>
        <w:t xml:space="preserve">Figura </w:t>
      </w:r>
      <w:r>
        <w:fldChar w:fldCharType="begin"/>
      </w:r>
      <w:r>
        <w:instrText xml:space="preserve"> SEQ Figura \* ARABIC </w:instrText>
      </w:r>
      <w:r>
        <w:fldChar w:fldCharType="separate"/>
      </w:r>
      <w:r w:rsidR="005304E1">
        <w:rPr>
          <w:noProof/>
        </w:rPr>
        <w:t>3</w:t>
      </w:r>
      <w:r>
        <w:fldChar w:fldCharType="end"/>
      </w:r>
      <w:r>
        <w:t>- Metodologia de d</w:t>
      </w:r>
      <w:r w:rsidRPr="001F00F1">
        <w:t>esenvolvimento de software</w:t>
      </w:r>
      <w:r>
        <w:t>:</w:t>
      </w:r>
      <w:r w:rsidRPr="001F00F1">
        <w:t xml:space="preserve"> </w:t>
      </w:r>
      <w:r>
        <w:t>C</w:t>
      </w:r>
      <w:r w:rsidRPr="001F00F1">
        <w:t>ascat</w:t>
      </w:r>
      <w:r w:rsidR="002F2886">
        <w:t>a</w:t>
      </w:r>
      <w:r w:rsidR="0011724C">
        <w:t xml:space="preserve"> [1</w:t>
      </w:r>
      <w:r w:rsidR="004A5D73">
        <w:t>6</w:t>
      </w:r>
      <w:r w:rsidR="0011724C">
        <w:t>]</w:t>
      </w:r>
      <w:r w:rsidR="009B2CE8">
        <w:t>.</w:t>
      </w:r>
      <w:bookmarkEnd w:id="35"/>
    </w:p>
    <w:p w14:paraId="1593D34C" w14:textId="42E3DE80" w:rsidR="002F2886" w:rsidRDefault="002F2886" w:rsidP="002F2886">
      <w:r>
        <w:t>A</w:t>
      </w:r>
      <w:r w:rsidR="00E81226">
        <w:t xml:space="preserve"> abordagem tradicional do desenvolvimento de software pode ser ilustrada através do modelo</w:t>
      </w:r>
      <w:r w:rsidR="00EF30AF">
        <w:t xml:space="preserve"> em </w:t>
      </w:r>
      <w:r w:rsidR="00E81226">
        <w:t>cascata</w:t>
      </w:r>
      <w:r w:rsidR="00B67EA1">
        <w:t>.</w:t>
      </w:r>
      <w:r w:rsidR="00C61929">
        <w:t xml:space="preserve"> </w:t>
      </w:r>
      <w:r w:rsidR="00E81221">
        <w:t xml:space="preserve">Este modelo </w:t>
      </w:r>
      <w:r w:rsidR="00983240">
        <w:t>representa um modelo estátic</w:t>
      </w:r>
      <w:r w:rsidR="00F30A9C">
        <w:t>o e aborda o desenvolvi</w:t>
      </w:r>
      <w:r w:rsidR="004D6940">
        <w:t>mento de software de uma forma linear e sequencial</w:t>
      </w:r>
      <w:r w:rsidR="00E8119F">
        <w:t xml:space="preserve">, </w:t>
      </w:r>
      <w:r w:rsidR="00021C6E">
        <w:t>ou seja, concluindo uma etapa antes de outra se iniciar.</w:t>
      </w:r>
      <w:r w:rsidR="002F3936">
        <w:t xml:space="preserve"> </w:t>
      </w:r>
      <w:proofErr w:type="spellStart"/>
      <w:r w:rsidR="002F3936">
        <w:t>Fowler</w:t>
      </w:r>
      <w:proofErr w:type="spellEnd"/>
      <w:r w:rsidR="002F3936">
        <w:t xml:space="preserve"> [</w:t>
      </w:r>
      <w:r w:rsidR="009F7F87">
        <w:t>1</w:t>
      </w:r>
      <w:r w:rsidR="004A5D73">
        <w:t>7</w:t>
      </w:r>
      <w:r w:rsidR="002F3936">
        <w:t xml:space="preserve">] </w:t>
      </w:r>
      <w:r w:rsidR="009D4B97">
        <w:t>afirma que o desenvolvimento em cascata</w:t>
      </w:r>
      <w:r w:rsidR="008A7529">
        <w:t xml:space="preserve"> divide o projeto </w:t>
      </w:r>
      <w:r w:rsidR="002205FC">
        <w:t xml:space="preserve">baseados nas suas atividades: análise de requisitos, </w:t>
      </w:r>
      <w:r w:rsidR="00266095">
        <w:t>planeamento</w:t>
      </w:r>
      <w:r w:rsidR="002205FC">
        <w:t xml:space="preserve">, </w:t>
      </w:r>
      <w:r w:rsidR="008F0F8D">
        <w:t>implementação de código,</w:t>
      </w:r>
      <w:r w:rsidR="00C076C9">
        <w:t xml:space="preserve"> e teste. </w:t>
      </w:r>
      <w:proofErr w:type="spellStart"/>
      <w:r w:rsidR="00C076C9">
        <w:t>Pressman</w:t>
      </w:r>
      <w:proofErr w:type="spellEnd"/>
      <w:r w:rsidR="00C076C9">
        <w:t xml:space="preserve"> [</w:t>
      </w:r>
      <w:r w:rsidR="009F7F87">
        <w:t>1</w:t>
      </w:r>
      <w:r w:rsidR="004A5D73">
        <w:t>8</w:t>
      </w:r>
      <w:r w:rsidR="00C076C9">
        <w:t xml:space="preserve">] </w:t>
      </w:r>
      <w:r w:rsidR="00243555">
        <w:t xml:space="preserve">identifica </w:t>
      </w:r>
      <w:r w:rsidR="002F3D4A">
        <w:t>as atividades como: comunicação (</w:t>
      </w:r>
      <w:r w:rsidR="00871AF6">
        <w:t>envolve</w:t>
      </w:r>
      <w:r w:rsidR="002F3D4A">
        <w:t xml:space="preserve"> o início do projeto e recolha de requisitos)</w:t>
      </w:r>
      <w:r w:rsidR="005C63F0">
        <w:t>, planeamento (estimativa de custo,</w:t>
      </w:r>
      <w:r w:rsidR="0027370B">
        <w:t xml:space="preserve"> programação e acompanhamento</w:t>
      </w:r>
      <w:r w:rsidR="005C63F0">
        <w:t>)</w:t>
      </w:r>
      <w:r w:rsidR="0027370B">
        <w:t xml:space="preserve">, modelagem (análise e </w:t>
      </w:r>
      <w:r w:rsidR="00626281">
        <w:t>planeamento</w:t>
      </w:r>
      <w:r w:rsidR="0027370B">
        <w:t>)</w:t>
      </w:r>
      <w:r w:rsidR="00871AF6">
        <w:t xml:space="preserve">, construção (implementação de código e teste) e </w:t>
      </w:r>
      <w:r w:rsidR="00613534">
        <w:t>lançamento</w:t>
      </w:r>
      <w:r w:rsidR="00EB1B49">
        <w:t xml:space="preserve"> (entrega, suporte e feedback). </w:t>
      </w:r>
      <w:commentRangeStart w:id="36"/>
      <w:proofErr w:type="spellStart"/>
      <w:r w:rsidR="00EB1B49">
        <w:t>Pfleeger</w:t>
      </w:r>
      <w:proofErr w:type="spellEnd"/>
      <w:r w:rsidR="00EB1B49">
        <w:t xml:space="preserve"> e </w:t>
      </w:r>
      <w:proofErr w:type="spellStart"/>
      <w:r w:rsidR="00EB1B49">
        <w:t>Atlee</w:t>
      </w:r>
      <w:proofErr w:type="spellEnd"/>
      <w:r w:rsidR="00EB1B49">
        <w:t xml:space="preserve"> [</w:t>
      </w:r>
      <w:r w:rsidR="004A5D73">
        <w:t>19</w:t>
      </w:r>
      <w:r w:rsidR="00EB1B49">
        <w:t>]</w:t>
      </w:r>
      <w:commentRangeEnd w:id="36"/>
      <w:r w:rsidR="00950A13">
        <w:rPr>
          <w:rStyle w:val="Refdecomentrio"/>
        </w:rPr>
        <w:commentReference w:id="36"/>
      </w:r>
      <w:r w:rsidR="00EB1B49">
        <w:t xml:space="preserve"> apresentam o modelo como envolvendo as seguintes fases: </w:t>
      </w:r>
      <w:r w:rsidR="008B0F20">
        <w:t xml:space="preserve">análise de requisitos, </w:t>
      </w:r>
      <w:r w:rsidR="00626281">
        <w:t>planeamento</w:t>
      </w:r>
      <w:r w:rsidR="008B0F20">
        <w:t xml:space="preserve"> do sistema, </w:t>
      </w:r>
      <w:r w:rsidR="00626281">
        <w:t>planeamento</w:t>
      </w:r>
      <w:r w:rsidR="008B0F20">
        <w:t xml:space="preserve"> de programa, implementação de código, test</w:t>
      </w:r>
      <w:r w:rsidR="005944C1">
        <w:t>e e integração, teste de sistema, teste de aceitação,</w:t>
      </w:r>
      <w:r w:rsidR="000A7CCD">
        <w:t xml:space="preserve"> operação e</w:t>
      </w:r>
      <w:r w:rsidR="005944C1">
        <w:t xml:space="preserve"> manuten</w:t>
      </w:r>
      <w:r w:rsidR="000A7CCD">
        <w:t xml:space="preserve">ção. Resumidamente, o modelo </w:t>
      </w:r>
      <w:r w:rsidR="00791FD2">
        <w:t xml:space="preserve">em cascata </w:t>
      </w:r>
      <w:r w:rsidR="00A427B8">
        <w:t xml:space="preserve">pode ser dito que envolve as seguintes fases: análise de requisitos, </w:t>
      </w:r>
      <w:r w:rsidR="00E23904">
        <w:t>planeamento</w:t>
      </w:r>
      <w:r w:rsidR="00462F1D">
        <w:t xml:space="preserve">, implementação, teste </w:t>
      </w:r>
      <w:r w:rsidR="00E35DCB">
        <w:t>e manutenção</w:t>
      </w:r>
      <w:r w:rsidR="0020229C">
        <w:t xml:space="preserve"> </w:t>
      </w:r>
      <w:r w:rsidR="005E2906">
        <w:t>[</w:t>
      </w:r>
      <w:r w:rsidR="001343F6">
        <w:t>2</w:t>
      </w:r>
      <w:r w:rsidR="004A5D73">
        <w:t>0</w:t>
      </w:r>
      <w:r w:rsidR="005E2906">
        <w:t>]</w:t>
      </w:r>
      <w:r w:rsidR="0020229C">
        <w:t>.</w:t>
      </w:r>
    </w:p>
    <w:p w14:paraId="698A89CD" w14:textId="370B7C31" w:rsidR="0023645C" w:rsidRDefault="006C3C2C" w:rsidP="0023645C">
      <w:r>
        <w:t>O modelo em cascata</w:t>
      </w:r>
      <w:r w:rsidR="00A251AF">
        <w:t xml:space="preserve"> geralmente tem metas distintas para cada fase de desenvolvimento do projeto. Uma vez que uma fase </w:t>
      </w:r>
      <w:r w:rsidR="00AF60E9">
        <w:t xml:space="preserve">é completamente desenvolvida, </w:t>
      </w:r>
      <w:r w:rsidR="0005003A">
        <w:t>o projeto avança para a próxima fase</w:t>
      </w:r>
      <w:r w:rsidR="00CD6D58">
        <w:t xml:space="preserve"> não existindo a op</w:t>
      </w:r>
      <w:r w:rsidR="00453CF6">
        <w:t>ortunidade de voltar e revisitar estágios anteriores, conforme ilustrado na figura 3</w:t>
      </w:r>
      <w:r w:rsidR="00381E39">
        <w:t>.</w:t>
      </w:r>
      <w:r w:rsidR="008F3C27">
        <w:t xml:space="preserve"> </w:t>
      </w:r>
      <w:r w:rsidR="00CD7E09">
        <w:t>Cada fase concluída alcança</w:t>
      </w:r>
      <w:r w:rsidR="006C4154">
        <w:t xml:space="preserve"> uma meta e um objetivo específico, que por norma </w:t>
      </w:r>
      <w:r w:rsidR="00AF6A72">
        <w:t>é bastante diferente do objetivo da próxima fase.</w:t>
      </w:r>
      <w:r w:rsidR="00916B25">
        <w:t xml:space="preserve"> Além disso, durante o </w:t>
      </w:r>
      <w:r w:rsidR="00E23904">
        <w:t>planeamento</w:t>
      </w:r>
      <w:r w:rsidR="00916B25">
        <w:t xml:space="preserve">, se um erro for </w:t>
      </w:r>
      <w:r w:rsidR="00A439DB">
        <w:t>detetado</w:t>
      </w:r>
      <w:r w:rsidR="00916B25">
        <w:t xml:space="preserve"> nas fases já </w:t>
      </w:r>
      <w:r w:rsidR="00A439DB">
        <w:t>concluídas, geralmente não há oportunidade de re</w:t>
      </w:r>
      <w:r w:rsidR="00AE7317">
        <w:t>visitar a fase anterior</w:t>
      </w:r>
      <w:r w:rsidR="002833F9">
        <w:t xml:space="preserve">. Por exemplo, durante a fase de </w:t>
      </w:r>
      <w:r w:rsidR="00266095">
        <w:t>planeamento</w:t>
      </w:r>
      <w:r w:rsidR="002833F9">
        <w:t xml:space="preserve">, pode surgir </w:t>
      </w:r>
      <w:r w:rsidR="002F3E10">
        <w:t xml:space="preserve">algo que exija revisitar a fase de </w:t>
      </w:r>
      <w:r w:rsidR="00266095">
        <w:t>requisitos</w:t>
      </w:r>
      <w:r w:rsidR="00107CB8">
        <w:t>.</w:t>
      </w:r>
      <w:r w:rsidR="007D3E41">
        <w:t xml:space="preserve"> Deve-se observar que, durante o processo de desenvolvimento, pode ser necessário fazer uma alteração</w:t>
      </w:r>
      <w:r w:rsidR="007B537F">
        <w:t xml:space="preserve"> </w:t>
      </w:r>
      <w:r w:rsidR="00DB5C16">
        <w:t xml:space="preserve">devido a um ajuste na especificação de requisitos </w:t>
      </w:r>
      <w:r w:rsidR="005E7CD5">
        <w:t xml:space="preserve">proposto </w:t>
      </w:r>
      <w:r w:rsidR="0020229C">
        <w:t>pelo cliente</w:t>
      </w:r>
      <w:r w:rsidR="005E7CD5">
        <w:t>. Tal alteração é impossível de ser alcançada no processo de desenvolvimento em cascata</w:t>
      </w:r>
      <w:r w:rsidR="002D6C1A">
        <w:t>, o que demonstra a fraqueza da abordagem tradicional</w:t>
      </w:r>
      <w:r w:rsidR="0020229C">
        <w:t xml:space="preserve"> [</w:t>
      </w:r>
      <w:r w:rsidR="00913BCB">
        <w:t>2</w:t>
      </w:r>
      <w:r w:rsidR="00B7231F">
        <w:t>1</w:t>
      </w:r>
      <w:r w:rsidR="0020229C">
        <w:t>]</w:t>
      </w:r>
      <w:r w:rsidR="002D6C1A">
        <w:t>.</w:t>
      </w:r>
      <w:r w:rsidR="0020229C">
        <w:t xml:space="preserve"> </w:t>
      </w:r>
    </w:p>
    <w:p w14:paraId="285C13C4" w14:textId="469DEEA6" w:rsidR="00E227A0" w:rsidRDefault="008E48CD" w:rsidP="00E227A0">
      <w:r>
        <w:t>E</w:t>
      </w:r>
      <w:r w:rsidR="005D2DB9">
        <w:t xml:space="preserve">ste modelo é extremamente </w:t>
      </w:r>
      <w:r w:rsidR="007D48BB">
        <w:t>ú</w:t>
      </w:r>
      <w:r w:rsidR="00367846">
        <w:t>til no desenvolvimento de sistemas estruturados, onde a alteração do software</w:t>
      </w:r>
      <w:r w:rsidR="00D15FBA">
        <w:t xml:space="preserve"> após a implementação do código </w:t>
      </w:r>
      <w:r w:rsidR="0020229C">
        <w:t>é</w:t>
      </w:r>
      <w:r w:rsidR="00D15FBA">
        <w:t xml:space="preserve"> proibida. Além disso, processo</w:t>
      </w:r>
      <w:r w:rsidR="00F5017C">
        <w:t>s e tratamento de dados são geralmente separados no modelo em cascata, de modo que</w:t>
      </w:r>
      <w:r w:rsidR="0020229C">
        <w:t>,</w:t>
      </w:r>
      <w:r w:rsidR="00F5017C">
        <w:t xml:space="preserve"> se os dados forem modificados, o código também deve ser alterado</w:t>
      </w:r>
      <w:r w:rsidR="008167C9">
        <w:t>. Isto torna o software não reutilizável e muito difícil de atualizar</w:t>
      </w:r>
      <w:r w:rsidR="00F53CAE">
        <w:t xml:space="preserve">, pois todos os processos precisam de ser modificados para qualquer ajuste, o que se torna trabalhoso e </w:t>
      </w:r>
      <w:proofErr w:type="gramStart"/>
      <w:r w:rsidR="00F53CAE">
        <w:t>dispendioso</w:t>
      </w:r>
      <w:r w:rsidR="0020229C">
        <w:t xml:space="preserve"> </w:t>
      </w:r>
      <w:r w:rsidR="002D2257">
        <w:t>.</w:t>
      </w:r>
      <w:proofErr w:type="gramEnd"/>
    </w:p>
    <w:p w14:paraId="5D2D9B84" w14:textId="272250EE" w:rsidR="00500F3B" w:rsidRDefault="00360B74" w:rsidP="00C00762">
      <w:pPr>
        <w:keepNext/>
      </w:pPr>
      <w:r>
        <w:t xml:space="preserve">Recentemente, existiram algumas melhorias no modelo </w:t>
      </w:r>
      <w:r w:rsidR="00174934">
        <w:t>cascata com o intuito de abordar os problemas inerentes ao modelo tradicional.</w:t>
      </w:r>
      <w:r w:rsidR="001F69D7">
        <w:t xml:space="preserve"> Es</w:t>
      </w:r>
      <w:r w:rsidR="0020229C">
        <w:t>t</w:t>
      </w:r>
      <w:r w:rsidR="001F69D7">
        <w:t xml:space="preserve">as melhorias resultaram nos modelos de </w:t>
      </w:r>
      <w:r w:rsidR="0020229C">
        <w:t>“</w:t>
      </w:r>
      <w:r w:rsidR="001F69D7">
        <w:t>Desen</w:t>
      </w:r>
      <w:r w:rsidR="00D56E32">
        <w:t>volvimento Rápido</w:t>
      </w:r>
      <w:r w:rsidR="0020229C">
        <w:t>”</w:t>
      </w:r>
      <w:r w:rsidR="00D56E32">
        <w:t xml:space="preserve"> que </w:t>
      </w:r>
      <w:proofErr w:type="spellStart"/>
      <w:r w:rsidR="00D56E32">
        <w:t>McConnel</w:t>
      </w:r>
      <w:r w:rsidR="00A96770">
        <w:t>l</w:t>
      </w:r>
      <w:proofErr w:type="spellEnd"/>
      <w:r w:rsidR="00E50DED">
        <w:t xml:space="preserve"> </w:t>
      </w:r>
      <w:r w:rsidR="00D56E32">
        <w:t>[</w:t>
      </w:r>
      <w:r w:rsidR="00913BCB">
        <w:t>2</w:t>
      </w:r>
      <w:r w:rsidR="0069676E">
        <w:t>2</w:t>
      </w:r>
      <w:r w:rsidR="00D56E32">
        <w:t xml:space="preserve">] </w:t>
      </w:r>
      <w:r w:rsidR="004C18BE">
        <w:t>intitula de “cascatas modificadas".</w:t>
      </w:r>
      <w:r w:rsidR="00062687">
        <w:t xml:space="preserve"> Ao contrário do modelo tradicional, o modelo modificado permite que as fases dos projetos se sobreponha</w:t>
      </w:r>
      <w:r w:rsidR="00783686">
        <w:t xml:space="preserve">m </w:t>
      </w:r>
      <w:r w:rsidR="00FE2DCE">
        <w:t xml:space="preserve">mantendo as fases do modelo tradicional: análise de requisitos, planeamento, implementação, teste e </w:t>
      </w:r>
      <w:r w:rsidR="00EF1852">
        <w:t>manutenção,</w:t>
      </w:r>
      <w:r w:rsidR="006A057E">
        <w:t xml:space="preserve"> mas </w:t>
      </w:r>
      <w:proofErr w:type="gramStart"/>
      <w:r w:rsidR="0085465F">
        <w:t>neste</w:t>
      </w:r>
      <w:r w:rsidR="006A057E">
        <w:t xml:space="preserve"> </w:t>
      </w:r>
      <w:r w:rsidR="00CE64BB">
        <w:t xml:space="preserve">cada </w:t>
      </w:r>
      <w:r w:rsidR="00EF1852">
        <w:t>etapa</w:t>
      </w:r>
      <w:proofErr w:type="gramEnd"/>
      <w:r w:rsidR="00CE64BB">
        <w:t xml:space="preserve"> depende</w:t>
      </w:r>
      <w:r w:rsidR="00497AC3">
        <w:t xml:space="preserve"> d</w:t>
      </w:r>
      <w:r w:rsidR="00EF1852">
        <w:t>a</w:t>
      </w:r>
      <w:r w:rsidR="00497AC3">
        <w:t xml:space="preserve"> seguinte e d</w:t>
      </w:r>
      <w:r w:rsidR="00EF1852">
        <w:t>a</w:t>
      </w:r>
      <w:r w:rsidR="00497AC3">
        <w:t xml:space="preserve"> anterior, </w:t>
      </w:r>
      <w:r w:rsidR="00B810C4">
        <w:t>respetivamente</w:t>
      </w:r>
      <w:r w:rsidR="00EF1852">
        <w:t xml:space="preserve"> </w:t>
      </w:r>
      <w:r w:rsidR="00497AC3">
        <w:t xml:space="preserve">(figura </w:t>
      </w:r>
      <w:r w:rsidR="00E239CD">
        <w:t>4</w:t>
      </w:r>
      <w:r w:rsidR="00F6709A">
        <w:t>)</w:t>
      </w:r>
      <w:r w:rsidR="00FE2DCE">
        <w:t>.</w:t>
      </w:r>
      <w:r w:rsidR="00500F3B">
        <w:t xml:space="preserve"> </w:t>
      </w:r>
    </w:p>
    <w:p w14:paraId="0EFC4BC0" w14:textId="77777777" w:rsidR="00E239CD" w:rsidRDefault="00500F3B" w:rsidP="00E239CD">
      <w:pPr>
        <w:keepNext/>
      </w:pPr>
      <w:r>
        <w:rPr>
          <w:noProof/>
        </w:rPr>
        <w:drawing>
          <wp:inline distT="0" distB="0" distL="0" distR="0" wp14:anchorId="12FD5251" wp14:editId="290E5F9B">
            <wp:extent cx="4157345" cy="2866390"/>
            <wp:effectExtent l="0" t="0" r="0" b="0"/>
            <wp:docPr id="454582765" name="Imagem 454582765" descr="Uma imagem com texto, captura de ecrã, diagrama,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582765" name="Imagem 4" descr="Uma imagem com texto, captura de ecrã, diagrama, file&#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57345" cy="2866390"/>
                    </a:xfrm>
                    <a:prstGeom prst="rect">
                      <a:avLst/>
                    </a:prstGeom>
                    <a:noFill/>
                    <a:ln>
                      <a:noFill/>
                    </a:ln>
                  </pic:spPr>
                </pic:pic>
              </a:graphicData>
            </a:graphic>
          </wp:inline>
        </w:drawing>
      </w:r>
    </w:p>
    <w:p w14:paraId="4A5F9A01" w14:textId="5DE5E045" w:rsidR="00C00762" w:rsidRDefault="00E239CD" w:rsidP="00E239CD">
      <w:pPr>
        <w:pStyle w:val="Legenda"/>
      </w:pPr>
      <w:bookmarkStart w:id="37" w:name="_Toc140583199"/>
      <w:r>
        <w:t xml:space="preserve">Figura </w:t>
      </w:r>
      <w:r>
        <w:fldChar w:fldCharType="begin"/>
      </w:r>
      <w:r>
        <w:instrText xml:space="preserve"> SEQ Figura \* ARABIC </w:instrText>
      </w:r>
      <w:r>
        <w:fldChar w:fldCharType="separate"/>
      </w:r>
      <w:r w:rsidR="005304E1">
        <w:rPr>
          <w:noProof/>
        </w:rPr>
        <w:t>4</w:t>
      </w:r>
      <w:r>
        <w:fldChar w:fldCharType="end"/>
      </w:r>
      <w:r>
        <w:t>-</w:t>
      </w:r>
      <w:r w:rsidRPr="00650352">
        <w:t>Cascata modificada [23]</w:t>
      </w:r>
      <w:r w:rsidR="009B2CE8">
        <w:t>.</w:t>
      </w:r>
      <w:bookmarkEnd w:id="37"/>
    </w:p>
    <w:p w14:paraId="4742317E" w14:textId="30EB91B9" w:rsidR="0019515F" w:rsidRDefault="00865915" w:rsidP="0019515F">
      <w:r>
        <w:t>A sobreposição</w:t>
      </w:r>
      <w:r w:rsidR="0044799A">
        <w:t xml:space="preserve"> de fases proporciona flexibilidade no processo de engenharia de software. Assim, </w:t>
      </w:r>
      <w:r w:rsidR="003C08C7">
        <w:t xml:space="preserve">podemos garantir que </w:t>
      </w:r>
      <w:r w:rsidR="00E2010D">
        <w:t xml:space="preserve">os defeitos no sistema de software </w:t>
      </w:r>
      <w:r w:rsidR="006C0374">
        <w:t xml:space="preserve">são removidos na fase de desenvolvimento, reduzindo assim o custo adicional </w:t>
      </w:r>
      <w:r w:rsidR="00B04DE5">
        <w:t>em alterações</w:t>
      </w:r>
      <w:r w:rsidR="00437618">
        <w:t xml:space="preserve"> </w:t>
      </w:r>
      <w:r w:rsidR="00B04DE5">
        <w:t>antes da fase de implementação</w:t>
      </w:r>
      <w:r w:rsidR="001A2A5E">
        <w:t>.</w:t>
      </w:r>
      <w:r w:rsidR="00192F2E">
        <w:t xml:space="preserve"> Apesar da sobreposição </w:t>
      </w:r>
      <w:r w:rsidR="00B111FF">
        <w:t>de fases, um projeto de software baseado no modelo</w:t>
      </w:r>
      <w:r w:rsidR="006D53FD">
        <w:t xml:space="preserve"> cascata modificada</w:t>
      </w:r>
      <w:r w:rsidR="009D7BC9">
        <w:t xml:space="preserve"> ainda está sujeito a atrasos devido à dependência de uma fase em relação à anterior. No entanto</w:t>
      </w:r>
      <w:r w:rsidR="00BD70D3">
        <w:t xml:space="preserve">, essa desvantagem pode ser eliminada </w:t>
      </w:r>
      <w:r w:rsidR="00824532">
        <w:t>estabelecendo-se um ponto de referência antes do início do projeto. Como resultado, muitos sistemas de informação e projetos adotaram o modelo modificado</w:t>
      </w:r>
      <w:r w:rsidR="00913BCB">
        <w:t xml:space="preserve"> [2</w:t>
      </w:r>
      <w:r w:rsidR="0069676E">
        <w:t>4</w:t>
      </w:r>
      <w:r w:rsidR="00913BCB">
        <w:t>].</w:t>
      </w:r>
    </w:p>
    <w:p w14:paraId="29C5A3A9" w14:textId="313425B3" w:rsidR="0019515F" w:rsidRDefault="0019515F" w:rsidP="00AC40FB">
      <w:pPr>
        <w:pStyle w:val="Ttulo2"/>
      </w:pPr>
      <w:bookmarkStart w:id="38" w:name="_Toc140544125"/>
      <w:r>
        <w:t>Desenvolvimento evolutivo</w:t>
      </w:r>
      <w:bookmarkEnd w:id="38"/>
    </w:p>
    <w:p w14:paraId="6728DE32" w14:textId="010A3940" w:rsidR="00842041" w:rsidRDefault="00516495" w:rsidP="00A1701D">
      <w:r>
        <w:t xml:space="preserve">Desenvolvimento evolutivo </w:t>
      </w:r>
      <w:r w:rsidR="002755C7">
        <w:t>é</w:t>
      </w:r>
      <w:r>
        <w:t xml:space="preserve"> mais um dos muitos modelos d</w:t>
      </w:r>
      <w:r w:rsidR="003A288E">
        <w:t>a</w:t>
      </w:r>
      <w:r w:rsidR="00193B03">
        <w:t xml:space="preserve"> engenharia de software</w:t>
      </w:r>
      <w:r w:rsidR="001E34F4">
        <w:t>, na qual o software deve ser desenvolvido de forma a evoluir a partir de protótipos iniciais</w:t>
      </w:r>
      <w:r w:rsidR="00C806D8">
        <w:t xml:space="preserve">. </w:t>
      </w:r>
      <w:r w:rsidR="00703F08">
        <w:t xml:space="preserve">Para compreender melhor este modelo, é essencial </w:t>
      </w:r>
      <w:r w:rsidR="00113C12">
        <w:t>entender</w:t>
      </w:r>
      <w:r w:rsidR="00703F08">
        <w:t xml:space="preserve"> o conceito de pro</w:t>
      </w:r>
      <w:r w:rsidR="00094B07">
        <w:t>totipagem. A prototipagem é uma abordagem que se baseia</w:t>
      </w:r>
      <w:r w:rsidR="00015302">
        <w:t xml:space="preserve"> numa </w:t>
      </w:r>
      <w:r w:rsidR="005165F6">
        <w:t>perspetiva</w:t>
      </w:r>
      <w:r w:rsidR="00015302">
        <w:t xml:space="preserve"> evolutiva do desenvolvimento de software, afetando o processo </w:t>
      </w:r>
      <w:r w:rsidR="00113C12">
        <w:t>na</w:t>
      </w:r>
      <w:r w:rsidR="00015302">
        <w:t xml:space="preserve"> sua totalidade</w:t>
      </w:r>
      <w:r w:rsidR="005165F6">
        <w:t xml:space="preserve">. </w:t>
      </w:r>
      <w:r w:rsidR="00C5332A">
        <w:t xml:space="preserve">Esta abordagem implica a criação de versões iniciais </w:t>
      </w:r>
      <w:r w:rsidR="00304534">
        <w:t>– “protótipos”</w:t>
      </w:r>
      <w:r w:rsidR="00ED7E05">
        <w:t xml:space="preserve"> </w:t>
      </w:r>
      <w:r w:rsidR="00304534">
        <w:t>- de um sistema</w:t>
      </w:r>
      <w:r w:rsidR="00421A68">
        <w:t xml:space="preserve"> futuro, por meio dos quais é possível realizar verificações </w:t>
      </w:r>
      <w:r w:rsidR="00794F8F">
        <w:t>e experiências</w:t>
      </w:r>
      <w:r w:rsidR="00113C12">
        <w:t>,</w:t>
      </w:r>
      <w:r w:rsidR="00794F8F">
        <w:t xml:space="preserve"> de modo a avaliar algumas das suas carater</w:t>
      </w:r>
      <w:r w:rsidR="00217E53">
        <w:t>í</w:t>
      </w:r>
      <w:r w:rsidR="00794F8F">
        <w:t>sticas</w:t>
      </w:r>
      <w:r w:rsidR="00113C12">
        <w:t xml:space="preserve"> </w:t>
      </w:r>
      <w:r w:rsidR="001551CC">
        <w:t>[</w:t>
      </w:r>
      <w:r w:rsidR="00913BCB">
        <w:t>2</w:t>
      </w:r>
      <w:r w:rsidR="0069676E">
        <w:t>5</w:t>
      </w:r>
      <w:r w:rsidR="001551CC">
        <w:t>]</w:t>
      </w:r>
      <w:r w:rsidR="00113C12">
        <w:t>.</w:t>
      </w:r>
      <w:r w:rsidR="00C40B69">
        <w:t xml:space="preserve"> </w:t>
      </w:r>
    </w:p>
    <w:p w14:paraId="24D20639" w14:textId="53BD49EB" w:rsidR="00B82941" w:rsidRDefault="00C80298" w:rsidP="003A136F">
      <w:r>
        <w:t xml:space="preserve"> </w:t>
      </w:r>
      <w:r w:rsidR="00BF271E">
        <w:t xml:space="preserve">Num projeto de software inúmeras questões podem ser respondidas com a </w:t>
      </w:r>
      <w:r w:rsidR="00B810C4">
        <w:t>construção</w:t>
      </w:r>
      <w:r w:rsidR="00EF56D6">
        <w:t xml:space="preserve"> de protótipos</w:t>
      </w:r>
      <w:r w:rsidR="006F7236">
        <w:t xml:space="preserve">, </w:t>
      </w:r>
      <w:r w:rsidR="00B810C4">
        <w:t xml:space="preserve">oferecendo </w:t>
      </w:r>
      <w:r w:rsidR="008C1E11">
        <w:t xml:space="preserve">suporte e orientação ao cliente quando este não tem uma ideia exata </w:t>
      </w:r>
      <w:r w:rsidR="00DF6385">
        <w:t>dos requisitos da nossa aplicação.</w:t>
      </w:r>
      <w:r w:rsidR="00842041">
        <w:t xml:space="preserve"> </w:t>
      </w:r>
      <w:commentRangeStart w:id="39"/>
      <w:r w:rsidR="00842041">
        <w:t>Este modelo pode ser ilustrado da seguinte forma:</w:t>
      </w:r>
      <w:commentRangeEnd w:id="39"/>
      <w:r w:rsidR="008F1059">
        <w:rPr>
          <w:rStyle w:val="Refdecomentrio"/>
        </w:rPr>
        <w:commentReference w:id="39"/>
      </w:r>
      <w:r w:rsidR="00201216">
        <w:rPr>
          <w:noProof/>
        </w:rPr>
        <w:drawing>
          <wp:inline distT="0" distB="0" distL="0" distR="0" wp14:anchorId="1FC99AB5" wp14:editId="78C19FEE">
            <wp:extent cx="5579745" cy="2875280"/>
            <wp:effectExtent l="0" t="0" r="1905" b="1270"/>
            <wp:docPr id="848130375" name="Imagem 848130375" descr="Uma imagem com texto, captura de ecrã, diagrama,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130375" name="Imagem 1" descr="Uma imagem com texto, captura de ecrã, diagrama, Tipo de letra&#10;&#10;Descrição gerada automaticamente"/>
                    <pic:cNvPicPr/>
                  </pic:nvPicPr>
                  <pic:blipFill>
                    <a:blip r:embed="rId21"/>
                    <a:stretch>
                      <a:fillRect/>
                    </a:stretch>
                  </pic:blipFill>
                  <pic:spPr>
                    <a:xfrm>
                      <a:off x="0" y="0"/>
                      <a:ext cx="5579745" cy="2875280"/>
                    </a:xfrm>
                    <a:prstGeom prst="rect">
                      <a:avLst/>
                    </a:prstGeom>
                  </pic:spPr>
                </pic:pic>
              </a:graphicData>
            </a:graphic>
          </wp:inline>
        </w:drawing>
      </w:r>
    </w:p>
    <w:p w14:paraId="39B6971F" w14:textId="500EDF8F" w:rsidR="004A69B0" w:rsidRDefault="00B82941" w:rsidP="00B82941">
      <w:pPr>
        <w:pStyle w:val="Legenda"/>
      </w:pPr>
      <w:bookmarkStart w:id="40" w:name="_Toc140583200"/>
      <w:r>
        <w:t xml:space="preserve">Figura </w:t>
      </w:r>
      <w:r>
        <w:fldChar w:fldCharType="begin"/>
      </w:r>
      <w:r>
        <w:instrText xml:space="preserve"> SEQ Figura \* ARABIC </w:instrText>
      </w:r>
      <w:r>
        <w:fldChar w:fldCharType="separate"/>
      </w:r>
      <w:r w:rsidR="005304E1">
        <w:rPr>
          <w:noProof/>
        </w:rPr>
        <w:t>5</w:t>
      </w:r>
      <w:r>
        <w:fldChar w:fldCharType="end"/>
      </w:r>
      <w:r>
        <w:t xml:space="preserve"> - Modelo Evolutivo</w:t>
      </w:r>
      <w:r w:rsidR="00913BCB">
        <w:t xml:space="preserve"> [2</w:t>
      </w:r>
      <w:r w:rsidR="0069676E">
        <w:t>6</w:t>
      </w:r>
      <w:r w:rsidR="00913BCB">
        <w:t>]</w:t>
      </w:r>
      <w:r w:rsidR="009B2CE8">
        <w:t>.</w:t>
      </w:r>
      <w:bookmarkEnd w:id="40"/>
    </w:p>
    <w:p w14:paraId="08B59C66" w14:textId="77777777" w:rsidR="00184C7B" w:rsidRDefault="00184C7B" w:rsidP="00184C7B">
      <w:pPr>
        <w:ind w:firstLine="0"/>
      </w:pPr>
    </w:p>
    <w:p w14:paraId="64F08D1D" w14:textId="2D7D77D5" w:rsidR="00EF2E74" w:rsidRDefault="00FF28A0" w:rsidP="00E15BB0">
      <w:pPr>
        <w:ind w:firstLine="0"/>
      </w:pPr>
      <w:r>
        <w:t>No modelo evolutivo, os requisitos são levantados de modo paralelo à evolução da aplicação à medida que vão sendo desenvolvidos protótipos</w:t>
      </w:r>
      <w:r w:rsidR="00797F35">
        <w:t>,</w:t>
      </w:r>
      <w:r>
        <w:t xml:space="preserve"> que ajudam a perceber os verdadeiros requisitos do sistema</w:t>
      </w:r>
      <w:r w:rsidR="00645A0D">
        <w:t>, obrigando a uma comunicação constante e direta com o cliente</w:t>
      </w:r>
      <w:r w:rsidR="00EC48E7">
        <w:t>.</w:t>
      </w:r>
      <w:r w:rsidR="00B52B8D">
        <w:t xml:space="preserve"> </w:t>
      </w:r>
      <w:r w:rsidR="006F60B3">
        <w:t xml:space="preserve">Na figura 5 podemos notar que </w:t>
      </w:r>
      <w:r w:rsidR="006C32E3">
        <w:t>“</w:t>
      </w:r>
      <w:r w:rsidR="006F60B3">
        <w:t>versões intermediárias</w:t>
      </w:r>
      <w:r w:rsidR="006C32E3">
        <w:t>” se carateriza como um bloco</w:t>
      </w:r>
      <w:r w:rsidR="00D3139E">
        <w:t xml:space="preserve">, isto porque sempre que é recebido feedback, </w:t>
      </w:r>
      <w:r w:rsidR="0005522E">
        <w:t>é iniciado um novo projeto de desenvolvimento.</w:t>
      </w:r>
      <w:r w:rsidR="004B3602">
        <w:t xml:space="preserve"> </w:t>
      </w:r>
      <w:r w:rsidR="00BB7717">
        <w:t>Isto é</w:t>
      </w:r>
      <w:r w:rsidR="00815D51">
        <w:t xml:space="preserve">, </w:t>
      </w:r>
      <w:r w:rsidR="00BB7717">
        <w:t>a</w:t>
      </w:r>
      <w:r w:rsidR="00815D51">
        <w:t xml:space="preserve"> cada nova versão do software, melhorias são aplicadas para garantir a maior satisfação do cliente.</w:t>
      </w:r>
      <w:r w:rsidR="008A5CCE">
        <w:t xml:space="preserve"> No entanto</w:t>
      </w:r>
      <w:r w:rsidR="00BB7717">
        <w:t>,</w:t>
      </w:r>
      <w:r w:rsidR="008A5CCE">
        <w:t xml:space="preserve"> </w:t>
      </w:r>
      <w:r w:rsidR="00B87D0A">
        <w:t>o facto de poderem existir inúmeras versões do sistema</w:t>
      </w:r>
      <w:r w:rsidR="0096058E">
        <w:t xml:space="preserve">, </w:t>
      </w:r>
      <w:r w:rsidR="007E07CE">
        <w:t xml:space="preserve">pode resultar numa </w:t>
      </w:r>
      <w:r w:rsidR="00354864">
        <w:t>fraca</w:t>
      </w:r>
      <w:r w:rsidR="007E07CE">
        <w:t xml:space="preserve"> estruturação do mesmo</w:t>
      </w:r>
      <w:r w:rsidR="00C45913">
        <w:t>, devido à falta de visibilidade do processo. Porém</w:t>
      </w:r>
      <w:r w:rsidR="00BC766A">
        <w:t>,</w:t>
      </w:r>
      <w:r w:rsidR="00C45913">
        <w:t xml:space="preserve"> </w:t>
      </w:r>
      <w:r w:rsidR="002721FE">
        <w:t>a</w:t>
      </w:r>
      <w:r w:rsidR="00DA0C45">
        <w:t xml:space="preserve"> vantagem deste modelo, é a </w:t>
      </w:r>
      <w:r w:rsidR="006F732A">
        <w:t xml:space="preserve">possibilidade de alcançar uma elevada satisfação por parte do cliente. </w:t>
      </w:r>
      <w:r w:rsidR="00C9300F">
        <w:t>Como ele realiza feedbacks contínuos, as chances de um requisit</w:t>
      </w:r>
      <w:r w:rsidR="002721FE">
        <w:t>o</w:t>
      </w:r>
      <w:r w:rsidR="00C9300F">
        <w:t xml:space="preserve"> </w:t>
      </w:r>
      <w:r w:rsidR="00B02999">
        <w:t>não estar implementado, são menores</w:t>
      </w:r>
      <w:r w:rsidR="002E3B3F">
        <w:t xml:space="preserve"> </w:t>
      </w:r>
      <w:r w:rsidR="00826E40">
        <w:t>[</w:t>
      </w:r>
      <w:r w:rsidR="00913BCB">
        <w:t>2</w:t>
      </w:r>
      <w:r w:rsidR="00761AD3">
        <w:t>5</w:t>
      </w:r>
      <w:r w:rsidR="00904701">
        <w:t>]</w:t>
      </w:r>
      <w:r w:rsidR="009B2CE8">
        <w:t>.</w:t>
      </w:r>
    </w:p>
    <w:p w14:paraId="56AB3003" w14:textId="5D809DAA" w:rsidR="00895C85" w:rsidRDefault="004B4866" w:rsidP="00AC40FB">
      <w:pPr>
        <w:pStyle w:val="Ttulo2"/>
      </w:pPr>
      <w:commentRangeStart w:id="41"/>
      <w:r>
        <w:t xml:space="preserve"> </w:t>
      </w:r>
      <w:bookmarkStart w:id="42" w:name="_Toc140544126"/>
      <w:r w:rsidR="00895C85">
        <w:t>Metodologia</w:t>
      </w:r>
      <w:commentRangeEnd w:id="41"/>
      <w:r w:rsidR="00F56C31">
        <w:rPr>
          <w:rStyle w:val="Refdecomentrio"/>
          <w:rFonts w:eastAsiaTheme="minorHAnsi" w:cstheme="minorBidi"/>
          <w:b w:val="0"/>
        </w:rPr>
        <w:commentReference w:id="41"/>
      </w:r>
      <w:bookmarkEnd w:id="42"/>
    </w:p>
    <w:p w14:paraId="0EEFE28A" w14:textId="28442058" w:rsidR="00895C85" w:rsidRPr="00895C85" w:rsidRDefault="00242532" w:rsidP="00E15BB0">
      <w:pPr>
        <w:pStyle w:val="Ttulo3"/>
      </w:pPr>
      <w:bookmarkStart w:id="43" w:name="_Toc140544127"/>
      <w:commentRangeStart w:id="44"/>
      <w:r>
        <w:t>Requisitos</w:t>
      </w:r>
      <w:r w:rsidR="003C2214">
        <w:t xml:space="preserve"> e Desenho</w:t>
      </w:r>
      <w:commentRangeEnd w:id="44"/>
      <w:r w:rsidR="0001522E">
        <w:rPr>
          <w:rStyle w:val="Refdecomentrio"/>
          <w:rFonts w:eastAsiaTheme="minorHAnsi" w:cstheme="minorBidi"/>
        </w:rPr>
        <w:commentReference w:id="44"/>
      </w:r>
      <w:bookmarkEnd w:id="43"/>
    </w:p>
    <w:p w14:paraId="13DDF60D" w14:textId="15DF436A" w:rsidR="00B8007B" w:rsidRDefault="006D6008" w:rsidP="00B8007B">
      <w:r>
        <w:t xml:space="preserve">Na engenharia de software, </w:t>
      </w:r>
      <w:r w:rsidR="00DC41EE">
        <w:t>a</w:t>
      </w:r>
      <w:r>
        <w:t xml:space="preserve"> análise de requisitos </w:t>
      </w:r>
      <w:r w:rsidR="003B02E4">
        <w:t>abrange todas as tarefas</w:t>
      </w:r>
      <w:r w:rsidR="002829AA">
        <w:t xml:space="preserve"> relacionadas com a investigação</w:t>
      </w:r>
      <w:r w:rsidR="008E27C9">
        <w:t xml:space="preserve"> e</w:t>
      </w:r>
      <w:r w:rsidR="002829AA">
        <w:t xml:space="preserve"> definição de novos sistemas</w:t>
      </w:r>
      <w:r w:rsidR="008A4F0D">
        <w:t xml:space="preserve">. A análise de requisitos desempenha um papel crucial no processo de desenvolvimento de software, </w:t>
      </w:r>
      <w:r w:rsidR="00514C2E">
        <w:t xml:space="preserve">no qual </w:t>
      </w:r>
      <w:r w:rsidR="00551731">
        <w:t xml:space="preserve">o cliente e a equipa designada identificam as necessidades </w:t>
      </w:r>
      <w:r w:rsidR="00136F05">
        <w:t xml:space="preserve">do projeto. Uma vez identificados os requisitos do sistema, </w:t>
      </w:r>
      <w:r w:rsidR="00C512AE">
        <w:t xml:space="preserve">a equipa </w:t>
      </w:r>
      <w:r w:rsidR="008E27C9">
        <w:t>encontra-se apta</w:t>
      </w:r>
      <w:r w:rsidR="00C512AE">
        <w:t xml:space="preserve"> para </w:t>
      </w:r>
      <w:r w:rsidR="008E27C9">
        <w:t>desenvolver</w:t>
      </w:r>
      <w:r w:rsidR="00C512AE">
        <w:t xml:space="preserve"> a solução.</w:t>
      </w:r>
    </w:p>
    <w:p w14:paraId="01C32ED6" w14:textId="3A55CED6" w:rsidR="00EF2E74" w:rsidRPr="00CC4F76" w:rsidRDefault="00C512AE" w:rsidP="003C2214">
      <w:r>
        <w:t>A análise de requisit</w:t>
      </w:r>
      <w:r w:rsidR="00B16508">
        <w:t>o</w:t>
      </w:r>
      <w:r>
        <w:t>s é uma das primeiras etapas do desenvolvimento de software. O seu resultado</w:t>
      </w:r>
      <w:r w:rsidR="007835F2">
        <w:t xml:space="preserve"> é a especificação de necessidades, que define o software em duas dimens</w:t>
      </w:r>
      <w:r w:rsidR="00AB4F90">
        <w:t>ões: requisitos funcionais e requisitos não funcionais. Nes</w:t>
      </w:r>
      <w:r w:rsidR="006F17A9">
        <w:t>ta fase, são realizadas a primeiras reu</w:t>
      </w:r>
      <w:r w:rsidR="00B6202C">
        <w:t>niões com os clientes ou u</w:t>
      </w:r>
      <w:r w:rsidR="00FE4B73">
        <w:t>tilizadores</w:t>
      </w:r>
      <w:r w:rsidR="00B6202C">
        <w:t xml:space="preserve"> do software para compreender as funcionalidades do</w:t>
      </w:r>
      <w:r w:rsidR="001D7527">
        <w:t xml:space="preserve"> sistema a serem desenvolvidas. É também nesta fase que ocorrem a maioria dos erros, uma vez que a falta de experiência dos clientes nem sempre lhes permite ter clareza sobre quais funcionalidades o software terá</w:t>
      </w:r>
      <w:r w:rsidR="00FE4B73">
        <w:t xml:space="preserve"> </w:t>
      </w:r>
      <w:r w:rsidR="00826E40">
        <w:t>[</w:t>
      </w:r>
      <w:r w:rsidR="004A5D73">
        <w:t>2</w:t>
      </w:r>
      <w:r w:rsidR="00CB5A29">
        <w:t>7</w:t>
      </w:r>
      <w:r w:rsidR="00826E40">
        <w:t>]</w:t>
      </w:r>
      <w:r w:rsidR="00FE4B73">
        <w:t>.</w:t>
      </w:r>
    </w:p>
    <w:p w14:paraId="2B114655" w14:textId="0A1F71B7" w:rsidR="00D52D16" w:rsidRDefault="005A17CA" w:rsidP="00A02A07">
      <w:r w:rsidRPr="005A17CA">
        <w:t xml:space="preserve">A fase de desenho, </w:t>
      </w:r>
      <w:r w:rsidR="00A02A07">
        <w:t>no contexto da engenharia de software, é o processo de planeamento</w:t>
      </w:r>
      <w:r w:rsidR="00204489">
        <w:t>,</w:t>
      </w:r>
      <w:r w:rsidR="00A02A07">
        <w:t xml:space="preserve"> criação de estrutura e arquitetura do software. Durante este processo, </w:t>
      </w:r>
      <w:r w:rsidR="00AD46E5">
        <w:t>todos os requisitos e especificações são traduzidos</w:t>
      </w:r>
      <w:r w:rsidR="0010624B">
        <w:t xml:space="preserve"> para um desenho detalhado da aplicação.</w:t>
      </w:r>
    </w:p>
    <w:p w14:paraId="5FD73719" w14:textId="75067356" w:rsidR="002F1969" w:rsidRDefault="0010624B" w:rsidP="002F1969">
      <w:r>
        <w:t>O desenho de software envolve a definição das componentes do sistema, a sua iteração e a forma como as funcionalidades serão implementadas. Isso inclui a seleção de padrões de desenho adequados, a definição de classes, módulos e interfaces,</w:t>
      </w:r>
      <w:r w:rsidR="002F1969">
        <w:t xml:space="preserve"> e a organização geral do código.</w:t>
      </w:r>
    </w:p>
    <w:p w14:paraId="39859352" w14:textId="7C611318" w:rsidR="002F1969" w:rsidRDefault="002F1969" w:rsidP="002F1969">
      <w:r>
        <w:t>Durante o desenho, é importante considerar a escalabilidade</w:t>
      </w:r>
      <w:r w:rsidR="007610CB">
        <w:t>, a manutenibilidade e a extensibilidade do software, de forma a garantir que ele possa ser facilmente modificado</w:t>
      </w:r>
      <w:r w:rsidR="005E13A1">
        <w:t xml:space="preserve"> ou expandido no futuro. O desenho deve levar em conta os requisitos não funcionais, como desempenho, segurança e usabilidade, </w:t>
      </w:r>
      <w:r w:rsidR="002F2C34">
        <w:t>com o fim de garantir que o software atende às expectativas dos utilizadores</w:t>
      </w:r>
      <w:r w:rsidR="00204489">
        <w:t xml:space="preserve"> </w:t>
      </w:r>
      <w:r w:rsidR="00203487">
        <w:t>[</w:t>
      </w:r>
      <w:r w:rsidR="0069676E">
        <w:t>2</w:t>
      </w:r>
      <w:r w:rsidR="00CB5A29">
        <w:t>8</w:t>
      </w:r>
      <w:r w:rsidR="00203487">
        <w:t>]</w:t>
      </w:r>
      <w:r w:rsidR="00204489">
        <w:t>.</w:t>
      </w:r>
    </w:p>
    <w:p w14:paraId="2538271A" w14:textId="6088572E" w:rsidR="00D52D16" w:rsidRDefault="008A1D43" w:rsidP="00E15BB0">
      <w:pPr>
        <w:pStyle w:val="Ttulo3"/>
      </w:pPr>
      <w:bookmarkStart w:id="45" w:name="_Toc140544128"/>
      <w:r>
        <w:t>Implementação</w:t>
      </w:r>
      <w:bookmarkEnd w:id="45"/>
    </w:p>
    <w:p w14:paraId="082A574C" w14:textId="153C5B94" w:rsidR="00CC6CE7" w:rsidRDefault="008F2AFA" w:rsidP="00A24194">
      <w:r>
        <w:t xml:space="preserve">A implementação, é </w:t>
      </w:r>
      <w:r w:rsidR="00ED38A9">
        <w:t>a etapa</w:t>
      </w:r>
      <w:r>
        <w:t xml:space="preserve"> em que o código-fonte é escrit</w:t>
      </w:r>
      <w:r w:rsidR="00551072">
        <w:t>o</w:t>
      </w:r>
      <w:r>
        <w:t xml:space="preserve"> e o software começa a ser construído.</w:t>
      </w:r>
      <w:r w:rsidR="00551072">
        <w:t xml:space="preserve"> Nesta fase o programador, utiliza as especificações e o design do software para desenvolver as funcionalidades planeadas.</w:t>
      </w:r>
    </w:p>
    <w:p w14:paraId="3FB0D089" w14:textId="32EC13A0" w:rsidR="00335DF5" w:rsidRDefault="00CC6CE7" w:rsidP="00A24194">
      <w:r>
        <w:t>Durante a implementação, é importante seguir as melhores p</w:t>
      </w:r>
      <w:r w:rsidR="00ED38A9">
        <w:t>r</w:t>
      </w:r>
      <w:r>
        <w:t>áticas de codificação e utilizar as linguagens de programação adequadas</w:t>
      </w:r>
      <w:r w:rsidR="00D22BE8">
        <w:t xml:space="preserve"> ao projeto. O programador deve garantir a modularidade do código, para facilitar a manutenção futura e permitir a reutilização </w:t>
      </w:r>
      <w:r w:rsidR="00E03134">
        <w:t xml:space="preserve">de partes do software. Além disso, é essencial realizar testes durante a implementação para verificar se o software está </w:t>
      </w:r>
      <w:r w:rsidR="003179FC">
        <w:t>a funcionar conforme o esperado, e se está livre de erros.</w:t>
      </w:r>
      <w:r w:rsidR="00860F9C">
        <w:t xml:space="preserve"> Durante a implementação é comum o uso de </w:t>
      </w:r>
      <w:r w:rsidR="007B278D">
        <w:t>ambientes de desenvolvimento integrado e ferramentas de controle de versão, que auxiliam no desenvolvimento colaborat</w:t>
      </w:r>
      <w:r w:rsidR="00335DF5">
        <w:t>i</w:t>
      </w:r>
      <w:r w:rsidR="007B278D">
        <w:t>vo</w:t>
      </w:r>
      <w:r w:rsidR="00335DF5">
        <w:t xml:space="preserve"> e no controle das alterações feitas no código</w:t>
      </w:r>
      <w:r w:rsidR="00ED38A9">
        <w:t xml:space="preserve"> </w:t>
      </w:r>
      <w:r w:rsidR="00203487">
        <w:t>[</w:t>
      </w:r>
      <w:r w:rsidR="00CB5A29">
        <w:t>29</w:t>
      </w:r>
      <w:r w:rsidR="00203487">
        <w:t>]</w:t>
      </w:r>
      <w:r w:rsidR="00ED38A9">
        <w:t>.</w:t>
      </w:r>
    </w:p>
    <w:p w14:paraId="601F9505" w14:textId="03212E58" w:rsidR="00A24194" w:rsidRPr="00A24194" w:rsidRDefault="00335DF5" w:rsidP="00A24194">
      <w:r>
        <w:t xml:space="preserve">A implementação é uma etapa fundamental do ciclo de </w:t>
      </w:r>
      <w:r w:rsidR="00ED38A9">
        <w:t>v</w:t>
      </w:r>
      <w:r>
        <w:t>ida do desenvolvimento de software e representa a concretização das ideias e dos planos definidos anteriormente.</w:t>
      </w:r>
      <w:r w:rsidR="00551072">
        <w:t xml:space="preserve"> </w:t>
      </w:r>
    </w:p>
    <w:p w14:paraId="1FFDCFD4" w14:textId="041247FB" w:rsidR="004B4866" w:rsidRDefault="004B4866" w:rsidP="00E15BB0">
      <w:pPr>
        <w:pStyle w:val="Ttulo3"/>
        <w:rPr>
          <w:shd w:val="clear" w:color="auto" w:fill="FFFFFF"/>
        </w:rPr>
      </w:pPr>
      <w:bookmarkStart w:id="46" w:name="_Toc140544129"/>
      <w:r w:rsidRPr="005D1B7E">
        <w:rPr>
          <w:shd w:val="clear" w:color="auto" w:fill="FFFFFF"/>
        </w:rPr>
        <w:t>Validação</w:t>
      </w:r>
      <w:bookmarkEnd w:id="46"/>
    </w:p>
    <w:p w14:paraId="7B921CFA" w14:textId="3F4A5645" w:rsidR="009736DA" w:rsidRDefault="00811A50" w:rsidP="009736DA">
      <w:r>
        <w:t xml:space="preserve">No contexto da engenharia de software, a validação </w:t>
      </w:r>
      <w:r w:rsidR="0011257B">
        <w:t xml:space="preserve">é o processo de avaliação e verificação do software </w:t>
      </w:r>
      <w:r w:rsidR="0000780E">
        <w:t>que garante</w:t>
      </w:r>
      <w:r w:rsidR="0011257B">
        <w:t xml:space="preserve"> que e</w:t>
      </w:r>
      <w:r w:rsidR="0000780E">
        <w:t>ste</w:t>
      </w:r>
      <w:r w:rsidR="0011257B">
        <w:t xml:space="preserve"> atend</w:t>
      </w:r>
      <w:r w:rsidR="00ED38A9">
        <w:t>e</w:t>
      </w:r>
      <w:r w:rsidR="0011257B">
        <w:t xml:space="preserve"> aos requisitos</w:t>
      </w:r>
      <w:r w:rsidR="0000780E">
        <w:t xml:space="preserve"> e</w:t>
      </w:r>
      <w:r w:rsidR="0011257B">
        <w:t xml:space="preserve"> às expectativas dos utilizadores. </w:t>
      </w:r>
      <w:r w:rsidR="003E144B">
        <w:t>É na validação que são realizados testes e verificações para identificar possíveis erros, falhas ou discrepâncias entre o software desenvolvido e as especificações definidas. Isto inclui a validação das funcionalidades, desempenho,</w:t>
      </w:r>
      <w:r w:rsidR="000D7E00">
        <w:t xml:space="preserve"> usabilidade e outras características relevantes do </w:t>
      </w:r>
      <w:r w:rsidR="00EC15C4">
        <w:t>software</w:t>
      </w:r>
      <w:r w:rsidR="000D7E00">
        <w:t>.</w:t>
      </w:r>
    </w:p>
    <w:p w14:paraId="78260A3B" w14:textId="6554EA24" w:rsidR="000D7E00" w:rsidRDefault="00A07DD9" w:rsidP="009736DA">
      <w:r>
        <w:t>Os testes de validação pode</w:t>
      </w:r>
      <w:r w:rsidR="00EC15C4">
        <w:t>m abranger diferentes níveis, desde testes unitários para verificar o correto funcionamento de partes isoladas do software</w:t>
      </w:r>
      <w:r w:rsidR="001A7AE1">
        <w:t>, até testes de integração para garantir a i</w:t>
      </w:r>
      <w:r w:rsidR="00B731D5">
        <w:t>n</w:t>
      </w:r>
      <w:r w:rsidR="001A7AE1">
        <w:t>teração adequada entre os diferentes módulos e componentes.</w:t>
      </w:r>
    </w:p>
    <w:p w14:paraId="7908738E" w14:textId="54E70499" w:rsidR="00B90223" w:rsidRDefault="00B90223" w:rsidP="009736DA">
      <w:r>
        <w:t>A validação também pode envolver a participação dos utilizadores finais, através de teste de aceitação, para verificar se o software atende às suas necessidades</w:t>
      </w:r>
      <w:r w:rsidR="007348F3">
        <w:t xml:space="preserve"> e expectativas</w:t>
      </w:r>
      <w:r w:rsidR="00B731D5">
        <w:t>,</w:t>
      </w:r>
      <w:r w:rsidR="007348F3">
        <w:t xml:space="preserve"> assegurando a qualidade, confiabilidade e adequação do software em relação aos requisitos estabelecidos</w:t>
      </w:r>
      <w:r w:rsidR="00B731D5">
        <w:t xml:space="preserve"> </w:t>
      </w:r>
      <w:r w:rsidR="00203487">
        <w:t>[</w:t>
      </w:r>
      <w:r w:rsidR="00A83C4C">
        <w:t>29</w:t>
      </w:r>
      <w:r w:rsidR="00203487">
        <w:t>]</w:t>
      </w:r>
      <w:r w:rsidR="00B731D5">
        <w:t>.</w:t>
      </w:r>
    </w:p>
    <w:p w14:paraId="104777FE" w14:textId="77777777" w:rsidR="003D40FD" w:rsidRDefault="003D40FD" w:rsidP="009736DA"/>
    <w:p w14:paraId="45054EE3" w14:textId="77777777" w:rsidR="00C55862" w:rsidRDefault="00C55862">
      <w:pPr>
        <w:ind w:firstLine="0"/>
        <w:jc w:val="left"/>
        <w:sectPr w:rsidR="00C55862" w:rsidSect="005E4503">
          <w:type w:val="oddPage"/>
          <w:pgSz w:w="11906" w:h="16838"/>
          <w:pgMar w:top="1418" w:right="1418" w:bottom="1418" w:left="1701" w:header="709" w:footer="709" w:gutter="0"/>
          <w:cols w:space="708"/>
          <w:docGrid w:linePitch="360"/>
        </w:sectPr>
      </w:pPr>
    </w:p>
    <w:p w14:paraId="188E818E" w14:textId="16F1603A" w:rsidR="00495F82" w:rsidRDefault="00495F82">
      <w:pPr>
        <w:ind w:firstLine="0"/>
        <w:jc w:val="left"/>
      </w:pPr>
    </w:p>
    <w:p w14:paraId="73BC44AB" w14:textId="5D6E0863" w:rsidR="003D40FD" w:rsidRPr="009736DA" w:rsidRDefault="00495F82" w:rsidP="00E15BB0">
      <w:pPr>
        <w:pStyle w:val="Ttulo1"/>
      </w:pPr>
      <w:bookmarkStart w:id="47" w:name="_Toc140544130"/>
      <w:r>
        <w:t>Percurso Prático</w:t>
      </w:r>
      <w:bookmarkEnd w:id="47"/>
    </w:p>
    <w:p w14:paraId="7A20306F" w14:textId="62F42C12" w:rsidR="002F1D41" w:rsidRDefault="004545D9" w:rsidP="00AC40FB">
      <w:pPr>
        <w:pStyle w:val="Ttulo2"/>
      </w:pPr>
      <w:bookmarkStart w:id="48" w:name="_Toc140544131"/>
      <w:r w:rsidRPr="005D1B7E">
        <w:t>Desenvolvimento da Aplicação</w:t>
      </w:r>
      <w:r w:rsidR="001138E0">
        <w:t xml:space="preserve"> </w:t>
      </w:r>
      <w:r w:rsidR="00B731D5">
        <w:t>“</w:t>
      </w:r>
      <w:proofErr w:type="spellStart"/>
      <w:r w:rsidR="001138E0">
        <w:t>WeatherTower</w:t>
      </w:r>
      <w:proofErr w:type="spellEnd"/>
      <w:r w:rsidR="00B731D5">
        <w:t>”</w:t>
      </w:r>
      <w:bookmarkEnd w:id="48"/>
    </w:p>
    <w:p w14:paraId="4939C732" w14:textId="77777777" w:rsidR="00EB319F" w:rsidRDefault="001F2A43" w:rsidP="001F2A43">
      <w:r>
        <w:t>A aplicação</w:t>
      </w:r>
      <w:r w:rsidR="00651E2C">
        <w:t xml:space="preserve"> (APP)</w:t>
      </w:r>
      <w:r>
        <w:t xml:space="preserve"> </w:t>
      </w:r>
      <w:r w:rsidR="00B731D5">
        <w:t>“</w:t>
      </w:r>
      <w:proofErr w:type="spellStart"/>
      <w:r>
        <w:t>WeatherTower</w:t>
      </w:r>
      <w:proofErr w:type="spellEnd"/>
      <w:r w:rsidR="00B731D5">
        <w:t>”</w:t>
      </w:r>
      <w:r>
        <w:t xml:space="preserve"> foi desenvolvida segundo as práticas da engenharia de software, adotando uma abordagem evolutiva</w:t>
      </w:r>
      <w:r w:rsidR="00134C94">
        <w:t xml:space="preserve"> no seu desenvolvimento.</w:t>
      </w:r>
    </w:p>
    <w:p w14:paraId="1B774121" w14:textId="65AA06C1" w:rsidR="001F2A43" w:rsidRDefault="00134C94" w:rsidP="001F2A43">
      <w:r>
        <w:t xml:space="preserve"> </w:t>
      </w:r>
      <w:r w:rsidR="00410C32">
        <w:t xml:space="preserve">Numa </w:t>
      </w:r>
      <w:r w:rsidR="005D3724">
        <w:t>fase inicial</w:t>
      </w:r>
      <w:r>
        <w:t>,</w:t>
      </w:r>
      <w:r w:rsidR="005D3724">
        <w:t xml:space="preserve"> </w:t>
      </w:r>
      <w:r>
        <w:t xml:space="preserve">o foco foi adquirir conhecimentos em </w:t>
      </w:r>
      <w:r w:rsidR="009325C3">
        <w:t>linguagens</w:t>
      </w:r>
      <w:r>
        <w:t xml:space="preserve"> de programação relevantes, como Java e </w:t>
      </w:r>
      <w:proofErr w:type="spellStart"/>
      <w:r>
        <w:t>Kotlin</w:t>
      </w:r>
      <w:proofErr w:type="spellEnd"/>
      <w:r w:rsidR="00414EB0">
        <w:t xml:space="preserve"> através da leitura de livros especializados em desenvolvimento Android</w:t>
      </w:r>
      <w:r w:rsidR="00AC2D45">
        <w:t>, nomeadamente</w:t>
      </w:r>
      <w:r w:rsidR="00414EB0">
        <w:t>,</w:t>
      </w:r>
      <w:r w:rsidR="00187099">
        <w:t xml:space="preserve"> </w:t>
      </w:r>
      <w:r w:rsidR="005D3724">
        <w:t>“</w:t>
      </w:r>
      <w:proofErr w:type="spellStart"/>
      <w:r w:rsidR="00187099">
        <w:t>Head</w:t>
      </w:r>
      <w:proofErr w:type="spellEnd"/>
      <w:r w:rsidR="00187099">
        <w:t xml:space="preserve"> </w:t>
      </w:r>
      <w:proofErr w:type="spellStart"/>
      <w:r w:rsidR="00187099">
        <w:t>First</w:t>
      </w:r>
      <w:proofErr w:type="spellEnd"/>
      <w:r w:rsidR="00187099">
        <w:t xml:space="preserve"> </w:t>
      </w:r>
      <w:proofErr w:type="spellStart"/>
      <w:r w:rsidR="00187099">
        <w:t>Kotlin</w:t>
      </w:r>
      <w:proofErr w:type="spellEnd"/>
      <w:r w:rsidR="00187099">
        <w:t xml:space="preserve">: A </w:t>
      </w:r>
      <w:proofErr w:type="spellStart"/>
      <w:r w:rsidR="00187099">
        <w:t>Brain-Friendly</w:t>
      </w:r>
      <w:proofErr w:type="spellEnd"/>
      <w:r w:rsidR="00187099">
        <w:t xml:space="preserve"> </w:t>
      </w:r>
      <w:r w:rsidR="007E446B">
        <w:t>Guide” [</w:t>
      </w:r>
      <w:r w:rsidR="00913BCB">
        <w:t>3</w:t>
      </w:r>
      <w:r w:rsidR="00A83C4C">
        <w:t>0</w:t>
      </w:r>
      <w:r w:rsidR="007E446B">
        <w:t>]</w:t>
      </w:r>
      <w:r w:rsidR="00CA60F2">
        <w:t xml:space="preserve">, </w:t>
      </w:r>
      <w:r w:rsidR="005D3724">
        <w:t>“</w:t>
      </w:r>
      <w:proofErr w:type="spellStart"/>
      <w:r w:rsidR="00CA60F2">
        <w:t>Head</w:t>
      </w:r>
      <w:proofErr w:type="spellEnd"/>
      <w:r w:rsidR="00CA60F2">
        <w:t xml:space="preserve"> </w:t>
      </w:r>
      <w:proofErr w:type="spellStart"/>
      <w:r w:rsidR="00CA60F2">
        <w:t>First</w:t>
      </w:r>
      <w:proofErr w:type="spellEnd"/>
      <w:r w:rsidR="00CA60F2">
        <w:t xml:space="preserve"> Android </w:t>
      </w:r>
      <w:proofErr w:type="spellStart"/>
      <w:r w:rsidR="00CA60F2">
        <w:t>Development</w:t>
      </w:r>
      <w:proofErr w:type="spellEnd"/>
      <w:r w:rsidR="005D3724">
        <w:t>”</w:t>
      </w:r>
      <w:r w:rsidR="007E446B">
        <w:t xml:space="preserve"> [</w:t>
      </w:r>
      <w:r w:rsidR="00913BCB">
        <w:t>3</w:t>
      </w:r>
      <w:r w:rsidR="00A83C4C">
        <w:t>1</w:t>
      </w:r>
      <w:r w:rsidR="007E446B">
        <w:t>]</w:t>
      </w:r>
      <w:r w:rsidR="00CA60F2">
        <w:t xml:space="preserve"> e </w:t>
      </w:r>
      <w:r w:rsidR="005D3724">
        <w:t>“</w:t>
      </w:r>
      <w:r w:rsidR="00CA60F2">
        <w:t xml:space="preserve">Android </w:t>
      </w:r>
      <w:proofErr w:type="spellStart"/>
      <w:r w:rsidR="00CA60F2">
        <w:t>Programming</w:t>
      </w:r>
      <w:proofErr w:type="spellEnd"/>
      <w:r w:rsidR="00CA60F2">
        <w:t xml:space="preserve">: </w:t>
      </w:r>
      <w:proofErr w:type="spellStart"/>
      <w:r w:rsidR="00CA60F2">
        <w:t>The</w:t>
      </w:r>
      <w:proofErr w:type="spellEnd"/>
      <w:r w:rsidR="00B80D9B">
        <w:t xml:space="preserve"> </w:t>
      </w:r>
      <w:proofErr w:type="spellStart"/>
      <w:r w:rsidR="00B80D9B">
        <w:t>Big</w:t>
      </w:r>
      <w:proofErr w:type="spellEnd"/>
      <w:r w:rsidR="00B80D9B">
        <w:t xml:space="preserve"> Nerd </w:t>
      </w:r>
      <w:proofErr w:type="spellStart"/>
      <w:r w:rsidR="00B80D9B">
        <w:t>Ranch</w:t>
      </w:r>
      <w:proofErr w:type="spellEnd"/>
      <w:r w:rsidR="00B80D9B">
        <w:t xml:space="preserve"> Guide</w:t>
      </w:r>
      <w:r w:rsidR="005D3724">
        <w:t>”</w:t>
      </w:r>
      <w:r w:rsidR="007E446B">
        <w:t xml:space="preserve"> [</w:t>
      </w:r>
      <w:r w:rsidR="00913BCB">
        <w:t>3</w:t>
      </w:r>
      <w:r w:rsidR="00A83C4C">
        <w:t>2</w:t>
      </w:r>
      <w:r w:rsidR="007E446B">
        <w:t>]</w:t>
      </w:r>
      <w:r w:rsidR="00B13777">
        <w:t>.</w:t>
      </w:r>
    </w:p>
    <w:p w14:paraId="17366ACE" w14:textId="7FE06201" w:rsidR="00414EB0" w:rsidRDefault="00414EB0" w:rsidP="00F4560A">
      <w:commentRangeStart w:id="49"/>
      <w:r>
        <w:t xml:space="preserve">A metodologia utilizada na construção da aplicação </w:t>
      </w:r>
      <w:r w:rsidR="005802CF">
        <w:t>“</w:t>
      </w:r>
      <w:proofErr w:type="spellStart"/>
      <w:r>
        <w:t>WeatherTower</w:t>
      </w:r>
      <w:proofErr w:type="spellEnd"/>
      <w:r w:rsidR="005802CF">
        <w:t>”</w:t>
      </w:r>
      <w:r>
        <w:t xml:space="preserve"> segui</w:t>
      </w:r>
      <w:r w:rsidR="00030A9C">
        <w:t>u os passos da engenharia de software</w:t>
      </w:r>
      <w:r w:rsidR="00107456">
        <w:t>.</w:t>
      </w:r>
      <w:r w:rsidR="00030A9C">
        <w:t xml:space="preserve"> Iniciou-se com a análise</w:t>
      </w:r>
      <w:r w:rsidR="00107456">
        <w:t xml:space="preserve"> de requisitos, onde foram identificadas</w:t>
      </w:r>
      <w:r w:rsidR="00797B8A">
        <w:t xml:space="preserve"> </w:t>
      </w:r>
      <w:r w:rsidR="00107456">
        <w:t>as nec</w:t>
      </w:r>
      <w:r w:rsidR="007A3915">
        <w:t>essidades e funcionalidades esperadas da aplicação</w:t>
      </w:r>
      <w:r w:rsidR="005B5F4B">
        <w:t>,</w:t>
      </w:r>
      <w:r w:rsidR="007A3915">
        <w:t xml:space="preserve"> sendo a mais importante a análise em tempo real dos dados </w:t>
      </w:r>
      <w:r w:rsidR="00D31917">
        <w:t>recebidos</w:t>
      </w:r>
      <w:r w:rsidR="00E12CCA">
        <w:t>,</w:t>
      </w:r>
      <w:r w:rsidR="00D31917">
        <w:t xml:space="preserve"> através do LoRa integrado na torre periférica.</w:t>
      </w:r>
      <w:r w:rsidR="00C3230B">
        <w:t xml:space="preserve"> Juntamente com a receção de dados, outro </w:t>
      </w:r>
      <w:r w:rsidR="00BB5403">
        <w:t>aspeto</w:t>
      </w:r>
      <w:r w:rsidR="00C3230B">
        <w:t xml:space="preserve"> importante seria a mostragem destes dados, </w:t>
      </w:r>
      <w:r w:rsidR="00130C6E">
        <w:t>e a utilização d</w:t>
      </w:r>
      <w:r w:rsidR="0033405B">
        <w:t xml:space="preserve">o “Global </w:t>
      </w:r>
      <w:proofErr w:type="spellStart"/>
      <w:r w:rsidR="0033405B">
        <w:t>Positioning</w:t>
      </w:r>
      <w:proofErr w:type="spellEnd"/>
      <w:r w:rsidR="0033405B">
        <w:t xml:space="preserve"> </w:t>
      </w:r>
      <w:proofErr w:type="spellStart"/>
      <w:r w:rsidR="0033405B">
        <w:t>System</w:t>
      </w:r>
      <w:proofErr w:type="spellEnd"/>
      <w:r w:rsidR="0033405B">
        <w:t>” (GPS)</w:t>
      </w:r>
      <w:r w:rsidR="00B658BB">
        <w:t>,</w:t>
      </w:r>
      <w:r w:rsidR="0033405B">
        <w:t xml:space="preserve"> </w:t>
      </w:r>
      <w:r w:rsidR="00130C6E">
        <w:t>para localizar a torre periférica mais próxima,</w:t>
      </w:r>
      <w:r w:rsidR="00B658BB">
        <w:t xml:space="preserve"> </w:t>
      </w:r>
      <w:r w:rsidR="00CA77DE">
        <w:t>assim os dados são recebidos</w:t>
      </w:r>
      <w:r w:rsidR="00B658BB">
        <w:t xml:space="preserve"> </w:t>
      </w:r>
      <w:r w:rsidR="00CA77DE">
        <w:t>com maior precisão</w:t>
      </w:r>
      <w:r w:rsidR="00B658BB">
        <w:t xml:space="preserve"> possív</w:t>
      </w:r>
      <w:r w:rsidR="00CA77DE">
        <w:t>el</w:t>
      </w:r>
      <w:r w:rsidR="00B658BB">
        <w:t xml:space="preserve"> para a localização atual</w:t>
      </w:r>
      <w:r w:rsidR="00BB5403">
        <w:t>.</w:t>
      </w:r>
      <w:r w:rsidR="009B1819">
        <w:t xml:space="preserve"> Para finalizar, foi </w:t>
      </w:r>
      <w:r w:rsidR="00883106">
        <w:t>pensado um sistema de armazenamento (repositório) para que no futuro seja fácil a implementação de um sistema de cache</w:t>
      </w:r>
      <w:r w:rsidR="00507B1B">
        <w:t xml:space="preserve"> para armazenamento de dados.</w:t>
      </w:r>
      <w:r w:rsidR="00B413D0">
        <w:t xml:space="preserve"> Para programação do código, utilizou-se </w:t>
      </w:r>
      <w:r w:rsidR="003A2C9A">
        <w:t xml:space="preserve">o </w:t>
      </w:r>
      <w:proofErr w:type="spellStart"/>
      <w:r w:rsidR="003A2C9A">
        <w:t>Kotlin</w:t>
      </w:r>
      <w:proofErr w:type="spellEnd"/>
      <w:r w:rsidR="003A2C9A">
        <w:t xml:space="preserve"> por </w:t>
      </w:r>
      <w:r w:rsidR="00C62671">
        <w:t xml:space="preserve">ser a linguagem mais </w:t>
      </w:r>
      <w:r w:rsidR="00F4560A">
        <w:t>atualizada</w:t>
      </w:r>
      <w:r w:rsidR="003A2C9A">
        <w:t xml:space="preserve"> </w:t>
      </w:r>
      <w:r w:rsidR="00F4560A">
        <w:t>p</w:t>
      </w:r>
      <w:r w:rsidR="003A2C9A">
        <w:t>a</w:t>
      </w:r>
      <w:r w:rsidR="00F4560A">
        <w:t>ra a</w:t>
      </w:r>
      <w:r w:rsidR="003A2C9A">
        <w:t xml:space="preserve"> programação android</w:t>
      </w:r>
      <w:r w:rsidR="0031002B">
        <w:t>.</w:t>
      </w:r>
      <w:commentRangeEnd w:id="49"/>
      <w:r w:rsidR="00F56C31">
        <w:rPr>
          <w:rStyle w:val="Refdecomentrio"/>
        </w:rPr>
        <w:commentReference w:id="49"/>
      </w:r>
    </w:p>
    <w:p w14:paraId="49C8454B" w14:textId="4216A1E3" w:rsidR="001E4A73" w:rsidRDefault="002005DB" w:rsidP="008E0C80">
      <w:r>
        <w:t xml:space="preserve">Após a análise de requisitos, deu-se </w:t>
      </w:r>
      <w:r w:rsidR="00AB5C09">
        <w:t>início</w:t>
      </w:r>
      <w:r>
        <w:t xml:space="preserve"> à fase de desenho</w:t>
      </w:r>
      <w:r w:rsidR="0082737C">
        <w:t xml:space="preserve"> da APP</w:t>
      </w:r>
      <w:r>
        <w:t>. Nesta etapa, a est</w:t>
      </w:r>
      <w:r w:rsidR="00AB5C09">
        <w:t>rutura e a arquitetura do software foram planeadas</w:t>
      </w:r>
      <w:r w:rsidR="0082737C">
        <w:t>.</w:t>
      </w:r>
      <w:r w:rsidR="00F508D0">
        <w:t xml:space="preserve"> Primeiramente, opt</w:t>
      </w:r>
      <w:r w:rsidR="003D022F">
        <w:t>ou-se</w:t>
      </w:r>
      <w:r w:rsidR="00F508D0">
        <w:t xml:space="preserve"> por</w:t>
      </w:r>
      <w:r w:rsidR="003D022F">
        <w:t xml:space="preserve"> se</w:t>
      </w:r>
      <w:r w:rsidR="00F508D0">
        <w:t xml:space="preserve"> utilizar a API </w:t>
      </w:r>
      <w:r w:rsidR="00F508D0" w:rsidRPr="00F508D0">
        <w:rPr>
          <w:i/>
          <w:iCs/>
        </w:rPr>
        <w:t>open-</w:t>
      </w:r>
      <w:proofErr w:type="spellStart"/>
      <w:r w:rsidR="00F508D0" w:rsidRPr="00F508D0">
        <w:rPr>
          <w:i/>
          <w:iCs/>
        </w:rPr>
        <w:t>meteo</w:t>
      </w:r>
      <w:proofErr w:type="spellEnd"/>
      <w:r w:rsidR="007F706E">
        <w:t>. Levando em consideração as informações essenciais para o funcionamento da APP</w:t>
      </w:r>
      <w:r w:rsidR="00BB2C57">
        <w:t>,</w:t>
      </w:r>
      <w:r w:rsidR="009C7AAE">
        <w:t xml:space="preserve"> foi selecionado uma série de dados </w:t>
      </w:r>
      <w:r w:rsidR="008E6E14">
        <w:t>a serem recebidos pelo aplicativo.</w:t>
      </w:r>
    </w:p>
    <w:p w14:paraId="4671DA7C" w14:textId="293D72BE" w:rsidR="00247159" w:rsidRDefault="00247159" w:rsidP="00247159">
      <w:r>
        <w:t xml:space="preserve">Em paralelo, </w:t>
      </w:r>
      <w:r w:rsidR="00386F1C">
        <w:t>foram escolhidas</w:t>
      </w:r>
      <w:r>
        <w:t xml:space="preserve"> as melhores dependências para </w:t>
      </w:r>
      <w:r w:rsidR="00BB2C57">
        <w:t>trabalhar</w:t>
      </w:r>
      <w:r>
        <w:t xml:space="preserve"> com esses dados</w:t>
      </w:r>
      <w:r w:rsidR="00CC20B2">
        <w:t xml:space="preserve">. </w:t>
      </w:r>
      <w:r w:rsidR="00C95A43">
        <w:t>Nesse sentido, a</w:t>
      </w:r>
      <w:r w:rsidR="00CC20B2">
        <w:t>s bibliotecas</w:t>
      </w:r>
      <w:r w:rsidR="00C95A43">
        <w:t xml:space="preserve"> </w:t>
      </w:r>
      <w:r w:rsidR="00561454">
        <w:t>empregues</w:t>
      </w:r>
      <w:r w:rsidR="00C95A43">
        <w:t xml:space="preserve"> foram: a</w:t>
      </w:r>
      <w:r w:rsidR="00CC20B2">
        <w:t xml:space="preserve"> </w:t>
      </w:r>
      <w:proofErr w:type="spellStart"/>
      <w:r w:rsidR="00CC20B2">
        <w:t>Retrofit</w:t>
      </w:r>
      <w:proofErr w:type="spellEnd"/>
      <w:r w:rsidR="00CC20B2">
        <w:t xml:space="preserve"> para a comunicação com a API, o </w:t>
      </w:r>
      <w:r w:rsidR="00C95A43">
        <w:t>S</w:t>
      </w:r>
      <w:r w:rsidR="00CC20B2">
        <w:t xml:space="preserve">erviço de </w:t>
      </w:r>
      <w:r w:rsidR="00C95A43">
        <w:t>L</w:t>
      </w:r>
      <w:r w:rsidR="00CC20B2">
        <w:t xml:space="preserve">ocalização para </w:t>
      </w:r>
      <w:r w:rsidR="00386F1C">
        <w:t>obter</w:t>
      </w:r>
      <w:r w:rsidR="00CC20B2">
        <w:t xml:space="preserve"> dados relevantes e o </w:t>
      </w:r>
      <w:proofErr w:type="spellStart"/>
      <w:r w:rsidR="00CC20B2">
        <w:t>Dagger-Hilt</w:t>
      </w:r>
      <w:proofErr w:type="spellEnd"/>
      <w:r w:rsidR="00CC20B2">
        <w:t xml:space="preserve"> para a injeção de dependências.</w:t>
      </w:r>
    </w:p>
    <w:p w14:paraId="622997FF" w14:textId="267033F1" w:rsidR="00C948A4" w:rsidRDefault="006B39BA" w:rsidP="00C948A4">
      <w:r>
        <w:t xml:space="preserve">Além disso, durante a fase de desenho, foi dedicado tempo para planear e projetar a interface do </w:t>
      </w:r>
      <w:r w:rsidR="00140A86">
        <w:t>utilizador</w:t>
      </w:r>
      <w:r>
        <w:t xml:space="preserve"> (UI) de forma intuitiva e agradável.</w:t>
      </w:r>
      <w:r w:rsidR="005C7A8E">
        <w:t xml:space="preserve"> O objetivo foi criar uma experiência de utilização flu</w:t>
      </w:r>
      <w:r w:rsidR="00A407B7">
        <w:t>i</w:t>
      </w:r>
      <w:r w:rsidR="005C7A8E">
        <w:t xml:space="preserve">da </w:t>
      </w:r>
      <w:r w:rsidR="00827264">
        <w:t xml:space="preserve">de forma a facilitar a interação dos utilizadores com </w:t>
      </w:r>
      <w:r w:rsidR="00507B1B">
        <w:t>a APP</w:t>
      </w:r>
      <w:r w:rsidR="00827264">
        <w:t>.</w:t>
      </w:r>
    </w:p>
    <w:p w14:paraId="0CFB6831" w14:textId="77777777" w:rsidR="00610DA9" w:rsidRDefault="00610DA9" w:rsidP="00610DA9">
      <w:pPr>
        <w:keepNext/>
        <w:ind w:firstLine="0"/>
      </w:pPr>
      <w:r>
        <w:rPr>
          <w:noProof/>
        </w:rPr>
        <w:drawing>
          <wp:inline distT="0" distB="0" distL="0" distR="0" wp14:anchorId="764764FE" wp14:editId="146AA617">
            <wp:extent cx="5579745" cy="6468110"/>
            <wp:effectExtent l="0" t="0" r="1905" b="8890"/>
            <wp:docPr id="605027443" name="Imagem 605027443" descr="Uma imagem com texto, Nota em post-it, captura de ecrã,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27443" name="Imagem 1" descr="Uma imagem com texto, Nota em post-it, captura de ecrã, diagrama&#10;&#10;Descrição gerada automaticamente"/>
                    <pic:cNvPicPr/>
                  </pic:nvPicPr>
                  <pic:blipFill>
                    <a:blip r:embed="rId22"/>
                    <a:stretch>
                      <a:fillRect/>
                    </a:stretch>
                  </pic:blipFill>
                  <pic:spPr>
                    <a:xfrm>
                      <a:off x="0" y="0"/>
                      <a:ext cx="5579745" cy="6468110"/>
                    </a:xfrm>
                    <a:prstGeom prst="rect">
                      <a:avLst/>
                    </a:prstGeom>
                  </pic:spPr>
                </pic:pic>
              </a:graphicData>
            </a:graphic>
          </wp:inline>
        </w:drawing>
      </w:r>
    </w:p>
    <w:p w14:paraId="420BAA8A" w14:textId="2BFE5B85" w:rsidR="00610DA9" w:rsidRDefault="00610DA9" w:rsidP="00610DA9">
      <w:pPr>
        <w:pStyle w:val="Legenda"/>
      </w:pPr>
      <w:bookmarkStart w:id="50" w:name="_Toc140583201"/>
      <w:r>
        <w:t xml:space="preserve">Figura </w:t>
      </w:r>
      <w:r>
        <w:fldChar w:fldCharType="begin"/>
      </w:r>
      <w:r>
        <w:instrText xml:space="preserve"> SEQ Figura \* ARABIC </w:instrText>
      </w:r>
      <w:r>
        <w:fldChar w:fldCharType="separate"/>
      </w:r>
      <w:r w:rsidR="005304E1">
        <w:rPr>
          <w:noProof/>
        </w:rPr>
        <w:t>6</w:t>
      </w:r>
      <w:r>
        <w:fldChar w:fldCharType="end"/>
      </w:r>
      <w:r>
        <w:t xml:space="preserve"> – Fluxograma resultado do </w:t>
      </w:r>
      <w:proofErr w:type="gramStart"/>
      <w:r>
        <w:t>desenho[</w:t>
      </w:r>
      <w:proofErr w:type="gramEnd"/>
      <w:r>
        <w:t>33]</w:t>
      </w:r>
      <w:bookmarkEnd w:id="50"/>
    </w:p>
    <w:p w14:paraId="015DC25C" w14:textId="5EE69F29" w:rsidR="000B6195" w:rsidRDefault="000B6195" w:rsidP="00C948A4"/>
    <w:p w14:paraId="204A0EA6" w14:textId="5C8930A4" w:rsidR="00C948A4" w:rsidRDefault="00C948A4" w:rsidP="00C948A4">
      <w:r>
        <w:t xml:space="preserve">Estas decisões foram fundamentais para estabelecer as bases </w:t>
      </w:r>
      <w:r w:rsidR="00A407B7">
        <w:t>do projeto</w:t>
      </w:r>
      <w:r>
        <w:t xml:space="preserve"> e garantir que a implementação seguisse as melhores práticas da engenharia de software. </w:t>
      </w:r>
    </w:p>
    <w:p w14:paraId="0CCE91AD" w14:textId="77777777" w:rsidR="00893969" w:rsidRDefault="00A9307B" w:rsidP="00893969">
      <w:commentRangeStart w:id="51"/>
      <w:r>
        <w:t>Com o desenho definido, prosseg</w:t>
      </w:r>
      <w:r w:rsidR="009762FA">
        <w:t>uiu-se para a implementação.</w:t>
      </w:r>
      <w:r w:rsidR="00056E27">
        <w:t xml:space="preserve"> O desenvolvimento </w:t>
      </w:r>
      <w:r w:rsidR="00A407B7">
        <w:t>da APP</w:t>
      </w:r>
      <w:r w:rsidR="00651E2C">
        <w:t xml:space="preserve"> ocorreu na ferramenta </w:t>
      </w:r>
      <w:r w:rsidR="00651E2C">
        <w:rPr>
          <w:i/>
          <w:iCs/>
        </w:rPr>
        <w:t xml:space="preserve">Android </w:t>
      </w:r>
      <w:proofErr w:type="spellStart"/>
      <w:r w:rsidR="00651E2C">
        <w:rPr>
          <w:i/>
          <w:iCs/>
        </w:rPr>
        <w:t>Studio</w:t>
      </w:r>
      <w:proofErr w:type="spellEnd"/>
      <w:r w:rsidR="00D76F6C">
        <w:t>,</w:t>
      </w:r>
      <w:r w:rsidR="000769C0">
        <w:rPr>
          <w:i/>
          <w:iCs/>
        </w:rPr>
        <w:t xml:space="preserve"> </w:t>
      </w:r>
      <w:r w:rsidR="000769C0" w:rsidRPr="00D76F6C">
        <w:t>versão</w:t>
      </w:r>
      <w:r w:rsidR="00D76F6C" w:rsidRPr="00D76F6C">
        <w:t xml:space="preserve"> </w:t>
      </w:r>
      <w:r w:rsidR="0091734E">
        <w:t>4.2.2</w:t>
      </w:r>
      <w:r w:rsidR="00D76F6C" w:rsidRPr="00D76F6C">
        <w:t>, uma ferramenta que possibilita</w:t>
      </w:r>
      <w:r w:rsidR="00582A1F">
        <w:t xml:space="preserve"> </w:t>
      </w:r>
      <w:r w:rsidR="0091734E">
        <w:t>a criação e o desenvolvimento de aplicativos Android de forma eficiente e produtiva.</w:t>
      </w:r>
      <w:commentRangeEnd w:id="51"/>
      <w:r w:rsidR="006844A9">
        <w:rPr>
          <w:rStyle w:val="Refdecomentrio"/>
        </w:rPr>
        <w:commentReference w:id="51"/>
      </w:r>
    </w:p>
    <w:p w14:paraId="4731CC58" w14:textId="77777777" w:rsidR="00DE34E1" w:rsidRDefault="00DE34E1" w:rsidP="008B3879">
      <w:pPr>
        <w:rPr>
          <w:ins w:id="52" w:author="JAIME N. MARTINS" w:date="2023-07-18T22:06:00Z"/>
        </w:rPr>
      </w:pPr>
    </w:p>
    <w:p w14:paraId="668F190C" w14:textId="2D5E3A67" w:rsidR="00DE34E1" w:rsidRDefault="008338F6" w:rsidP="00AC40FB">
      <w:pPr>
        <w:pStyle w:val="Ttulo2"/>
        <w:rPr>
          <w:ins w:id="53" w:author="JAIME N. MARTINS" w:date="2023-07-18T22:07:00Z"/>
        </w:rPr>
        <w:pPrChange w:id="54" w:author="JAIME N. MARTINS" w:date="2023-07-18T22:13:00Z">
          <w:pPr/>
        </w:pPrChange>
      </w:pPr>
      <w:ins w:id="55" w:author="JAIME N. MARTINS" w:date="2023-07-18T22:11:00Z">
        <w:r>
          <w:t>Importação d</w:t>
        </w:r>
      </w:ins>
      <w:ins w:id="56" w:author="JAIME N. MARTINS" w:date="2023-07-18T22:12:00Z">
        <w:r>
          <w:t>os</w:t>
        </w:r>
      </w:ins>
      <w:ins w:id="57" w:author="JAIME N. MARTINS" w:date="2023-07-18T22:11:00Z">
        <w:r>
          <w:t xml:space="preserve"> dados</w:t>
        </w:r>
      </w:ins>
    </w:p>
    <w:p w14:paraId="3DB14820" w14:textId="7D2DF14D" w:rsidR="00F734F6" w:rsidRDefault="00AA14FC" w:rsidP="008B3879">
      <w:pPr>
        <w:rPr>
          <w:noProof/>
        </w:rPr>
      </w:pPr>
      <w:r>
        <w:t>Numa</w:t>
      </w:r>
      <w:r w:rsidR="00783488">
        <w:t xml:space="preserve"> primeira fase do desenvolvimento</w:t>
      </w:r>
      <w:r w:rsidR="00370B40">
        <w:t xml:space="preserve">, </w:t>
      </w:r>
      <w:r w:rsidR="002E6240">
        <w:t>foram selecionados os dados considerados mais relevantes</w:t>
      </w:r>
      <w:r w:rsidR="00EC5F14">
        <w:t xml:space="preserve"> (figura 7)</w:t>
      </w:r>
      <w:r w:rsidR="002E6240">
        <w:t xml:space="preserve"> </w:t>
      </w:r>
      <w:r w:rsidR="00CE0CB8">
        <w:t>tendo em consideração a Torre Periférica já construída em laboratório</w:t>
      </w:r>
      <w:r w:rsidR="006C4F94">
        <w:t>.</w:t>
      </w:r>
      <w:r w:rsidR="00910724">
        <w:t xml:space="preserve"> </w:t>
      </w:r>
      <w:r w:rsidR="000A0CA7">
        <w:t xml:space="preserve">Num leque abrangente de </w:t>
      </w:r>
      <w:r w:rsidR="001F3062">
        <w:t>dados, os selecionados para a APP foram:</w:t>
      </w:r>
      <w:r w:rsidR="008B3879">
        <w:t xml:space="preserve"> a hora</w:t>
      </w:r>
      <w:r w:rsidR="00083207">
        <w:t xml:space="preserve"> de leitura</w:t>
      </w:r>
      <w:r w:rsidR="008B3879">
        <w:t>,</w:t>
      </w:r>
      <w:r w:rsidR="00843EA5">
        <w:t xml:space="preserve"> a temperatura a 2 metros</w:t>
      </w:r>
      <w:r w:rsidR="000A18FF">
        <w:t xml:space="preserve"> do solo (2m), humidade relativa 2m</w:t>
      </w:r>
      <w:r w:rsidR="00A101E8">
        <w:t xml:space="preserve">, velocidade do vento 10m, humidade no solo </w:t>
      </w:r>
      <w:r w:rsidR="00D1042B">
        <w:t>entre 1 e 3 cm de profundidade</w:t>
      </w:r>
      <w:r w:rsidR="001F3062">
        <w:t xml:space="preserve"> e </w:t>
      </w:r>
      <w:r w:rsidR="00CE13FF">
        <w:t xml:space="preserve">o código </w:t>
      </w:r>
      <w:r w:rsidR="00BB25C4">
        <w:t>meteorológico</w:t>
      </w:r>
      <w:r w:rsidR="00CE13FF">
        <w:t>.</w:t>
      </w:r>
      <w:r w:rsidR="00EC377D">
        <w:t xml:space="preserve"> Este códig</w:t>
      </w:r>
      <w:r w:rsidR="00765F61">
        <w:t>o é o</w:t>
      </w:r>
      <w:r w:rsidR="00782BFC">
        <w:t xml:space="preserve"> ajuda a nossa aplicação a decidir a imagem </w:t>
      </w:r>
      <w:r w:rsidR="00AE08B2">
        <w:t xml:space="preserve">que melhor se adequa ao tempo </w:t>
      </w:r>
      <w:r w:rsidR="008B3879">
        <w:t>atual</w:t>
      </w:r>
      <w:r w:rsidR="00AE08B2">
        <w:t xml:space="preserve"> e à previsão</w:t>
      </w:r>
      <w:r w:rsidR="008B3879">
        <w:t xml:space="preserve"> do mesmo.</w:t>
      </w:r>
    </w:p>
    <w:p w14:paraId="4208B4DE" w14:textId="77777777" w:rsidR="00F734F6" w:rsidRDefault="00F734F6" w:rsidP="00F734F6">
      <w:pPr>
        <w:keepNext/>
        <w:ind w:firstLine="0"/>
      </w:pPr>
      <w:r>
        <w:rPr>
          <w:noProof/>
        </w:rPr>
        <w:drawing>
          <wp:inline distT="0" distB="0" distL="0" distR="0" wp14:anchorId="2924A413" wp14:editId="3AF1D4CE">
            <wp:extent cx="5579745" cy="1306285"/>
            <wp:effectExtent l="0" t="0" r="1905" b="8255"/>
            <wp:docPr id="735999494" name="Imagem 735999494" descr="Uma imagem com texto, captura de ecrã,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999494" name="Imagem 1" descr="Uma imagem com texto, captura de ecrã, software, Software de multimédia&#10;&#10;Descrição gerada automaticamente"/>
                    <pic:cNvPicPr/>
                  </pic:nvPicPr>
                  <pic:blipFill>
                    <a:blip r:embed="rId23"/>
                    <a:stretch>
                      <a:fillRect/>
                    </a:stretch>
                  </pic:blipFill>
                  <pic:spPr>
                    <a:xfrm>
                      <a:off x="0" y="0"/>
                      <a:ext cx="5584551" cy="1307410"/>
                    </a:xfrm>
                    <a:prstGeom prst="rect">
                      <a:avLst/>
                    </a:prstGeom>
                  </pic:spPr>
                </pic:pic>
              </a:graphicData>
            </a:graphic>
          </wp:inline>
        </w:drawing>
      </w:r>
    </w:p>
    <w:p w14:paraId="397C9583" w14:textId="05167910" w:rsidR="00083207" w:rsidRDefault="00F734F6" w:rsidP="00F734F6">
      <w:pPr>
        <w:pStyle w:val="Legenda"/>
      </w:pPr>
      <w:bookmarkStart w:id="58" w:name="_Toc140583202"/>
      <w:r>
        <w:t xml:space="preserve">Figura </w:t>
      </w:r>
      <w:r>
        <w:fldChar w:fldCharType="begin"/>
      </w:r>
      <w:r>
        <w:instrText xml:space="preserve"> SEQ Figura \* ARABIC </w:instrText>
      </w:r>
      <w:r>
        <w:fldChar w:fldCharType="separate"/>
      </w:r>
      <w:r w:rsidR="005304E1">
        <w:rPr>
          <w:noProof/>
        </w:rPr>
        <w:t>7</w:t>
      </w:r>
      <w:r>
        <w:fldChar w:fldCharType="end"/>
      </w:r>
      <w:r>
        <w:t>- Link da API com os dados selecionados.</w:t>
      </w:r>
      <w:bookmarkEnd w:id="58"/>
    </w:p>
    <w:p w14:paraId="4DED7E93" w14:textId="729FEB2D" w:rsidR="00CB0E34" w:rsidRDefault="00AB2590" w:rsidP="00F734F6">
      <w:commentRangeStart w:id="59"/>
      <w:r>
        <w:t xml:space="preserve">Estes dados são recebidos em formato JSON, </w:t>
      </w:r>
      <w:r w:rsidR="00921315">
        <w:t>e convertidos na nossa APP para pod</w:t>
      </w:r>
      <w:r w:rsidR="00A62225">
        <w:t xml:space="preserve">erem ser lidos </w:t>
      </w:r>
      <w:r w:rsidR="00600731">
        <w:t>corretamente</w:t>
      </w:r>
      <w:r w:rsidR="009626AD">
        <w:t>.</w:t>
      </w:r>
      <w:r w:rsidR="00CF595F">
        <w:t xml:space="preserve"> Este processo de </w:t>
      </w:r>
      <w:r w:rsidR="007169E9">
        <w:t xml:space="preserve">receber e converter os dados ocorre numa </w:t>
      </w:r>
      <w:proofErr w:type="spellStart"/>
      <w:r w:rsidR="007169E9">
        <w:t>co-rotina</w:t>
      </w:r>
      <w:proofErr w:type="spellEnd"/>
      <w:r w:rsidR="007169E9">
        <w:t xml:space="preserve"> (“</w:t>
      </w:r>
      <w:proofErr w:type="spellStart"/>
      <w:r w:rsidR="007169E9">
        <w:t>suspend</w:t>
      </w:r>
      <w:proofErr w:type="spellEnd"/>
      <w:r w:rsidR="007169E9">
        <w:t xml:space="preserve"> </w:t>
      </w:r>
      <w:proofErr w:type="spellStart"/>
      <w:r w:rsidR="007169E9">
        <w:t>function</w:t>
      </w:r>
      <w:proofErr w:type="spellEnd"/>
      <w:r w:rsidR="007169E9">
        <w:t>”</w:t>
      </w:r>
      <w:r w:rsidR="00CC70CD">
        <w:t>) pois po</w:t>
      </w:r>
      <w:r w:rsidR="00993207">
        <w:t xml:space="preserve">de demorar muito tempo dependendo da </w:t>
      </w:r>
      <w:r w:rsidR="001E626D">
        <w:t>quantidade de dados importados,</w:t>
      </w:r>
      <w:r w:rsidR="00A05631">
        <w:t xml:space="preserve"> e assim </w:t>
      </w:r>
      <w:r w:rsidR="00023DE3">
        <w:t>esta atividade</w:t>
      </w:r>
      <w:r w:rsidR="00BE3849">
        <w:t xml:space="preserve"> é efetuada sem interromper a</w:t>
      </w:r>
      <w:r w:rsidR="00CB0E34">
        <w:t>s atividades principais.</w:t>
      </w:r>
      <w:r w:rsidR="00F9376D">
        <w:t xml:space="preserve"> A API selecionada retorna uma coleção de dados no formato JSON, que contém informações</w:t>
      </w:r>
      <w:r w:rsidR="005819BD">
        <w:t xml:space="preserve"> relevantes para a minha aplicação. No entanto, para os poder utilizar de forma eficiente, é necessário realizar a convers</w:t>
      </w:r>
      <w:r w:rsidR="0005623E">
        <w:t>ão desses dados para objetos que sigam a estrutura definida na minha classe de dados</w:t>
      </w:r>
      <w:r w:rsidR="003B60B4">
        <w:t xml:space="preserve"> (figura 8)</w:t>
      </w:r>
      <w:r w:rsidR="0005623E">
        <w:t>.</w:t>
      </w:r>
    </w:p>
    <w:p w14:paraId="57D55165" w14:textId="7AD70D2E" w:rsidR="00F01F25" w:rsidRDefault="00F01F25" w:rsidP="00F734F6">
      <w:r>
        <w:t xml:space="preserve">Para isso faremos uso </w:t>
      </w:r>
      <w:proofErr w:type="gramStart"/>
      <w:r>
        <w:t xml:space="preserve">dos </w:t>
      </w:r>
      <w:r w:rsidR="00F6772E">
        <w:t>“data</w:t>
      </w:r>
      <w:proofErr w:type="gramEnd"/>
      <w:r w:rsidR="00F6772E">
        <w:t xml:space="preserve"> </w:t>
      </w:r>
      <w:proofErr w:type="spellStart"/>
      <w:r w:rsidR="00F6772E">
        <w:t>transfer</w:t>
      </w:r>
      <w:proofErr w:type="spellEnd"/>
      <w:r w:rsidR="00F6772E">
        <w:t xml:space="preserve"> </w:t>
      </w:r>
      <w:proofErr w:type="spellStart"/>
      <w:r w:rsidR="00F6772E">
        <w:t>objects</w:t>
      </w:r>
      <w:proofErr w:type="spellEnd"/>
      <w:r w:rsidR="00F6772E">
        <w:t>” (DTO), que atuam como intermediários entre a resposta da API e a representação dos dado</w:t>
      </w:r>
      <w:r w:rsidR="00736540">
        <w:t xml:space="preserve">s na minha aplicação. Os </w:t>
      </w:r>
      <w:proofErr w:type="spellStart"/>
      <w:r w:rsidR="00736540">
        <w:t>DTOs</w:t>
      </w:r>
      <w:proofErr w:type="spellEnd"/>
      <w:r w:rsidR="00736540">
        <w:t xml:space="preserve"> permitem mapear os campos e propriedades</w:t>
      </w:r>
      <w:r w:rsidR="003B60B4">
        <w:t xml:space="preserve"> do ficheiro JSON para os atributos da classe de dados,</w:t>
      </w:r>
      <w:r w:rsidR="00770304">
        <w:t xml:space="preserve"> os mesmo ficariam armazenados em listas,</w:t>
      </w:r>
      <w:r w:rsidR="003B60B4">
        <w:t xml:space="preserve"> facilitando a manipulação e o processamento dessas informações.</w:t>
      </w:r>
    </w:p>
    <w:p w14:paraId="1D6DA5AE" w14:textId="5B6B9C13" w:rsidR="003B60B4" w:rsidRDefault="003B60B4" w:rsidP="00F734F6">
      <w:r>
        <w:t xml:space="preserve">A conversão de dados envolve </w:t>
      </w:r>
      <w:proofErr w:type="spellStart"/>
      <w:r>
        <w:t>extrair</w:t>
      </w:r>
      <w:r w:rsidR="0071577A">
        <w:t>os</w:t>
      </w:r>
      <w:proofErr w:type="spellEnd"/>
      <w:r w:rsidR="0071577A">
        <w:t xml:space="preserve"> valores relevantes do JSON e atribuí-los aos atributos correspondentes </w:t>
      </w:r>
      <w:r w:rsidR="00866330">
        <w:t>no meu ficheiro DTO. Em seguida, podemos usar os objetos DTO para criar instâncias da minha classe de dados, garantindo que estejam formatadas corretamente de acordo com as necessidades da aplicação.</w:t>
      </w:r>
    </w:p>
    <w:p w14:paraId="7E710C49" w14:textId="77777777" w:rsidR="00A8468B" w:rsidRDefault="00314B30" w:rsidP="00F734F6">
      <w:r>
        <w:t xml:space="preserve">Esta abordagem de utilizar </w:t>
      </w:r>
      <w:proofErr w:type="spellStart"/>
      <w:r>
        <w:t>DTOs</w:t>
      </w:r>
      <w:proofErr w:type="spellEnd"/>
      <w:r>
        <w:t xml:space="preserve"> é geralmente adotada para separar a </w:t>
      </w:r>
      <w:r w:rsidR="00157FD5">
        <w:t>parte</w:t>
      </w:r>
      <w:r>
        <w:t xml:space="preserve"> de transporte d</w:t>
      </w:r>
      <w:r w:rsidR="00157FD5">
        <w:t>os dados, d</w:t>
      </w:r>
      <w:r w:rsidR="00E878B0">
        <w:t xml:space="preserve">a parte de </w:t>
      </w:r>
      <w:r w:rsidR="00317327">
        <w:t>implementação dos objetos criados por estes dados</w:t>
      </w:r>
      <w:r w:rsidR="00C25DD4">
        <w:t>, proporcionando uma estrutura flexível e consistente para o processamento dos dados obtidos pela API.</w:t>
      </w:r>
      <w:r w:rsidR="00A8468B">
        <w:t xml:space="preserve"> </w:t>
      </w:r>
      <w:commentRangeEnd w:id="59"/>
      <w:r w:rsidR="001C435D">
        <w:rPr>
          <w:rStyle w:val="Refdecomentrio"/>
        </w:rPr>
        <w:commentReference w:id="59"/>
      </w:r>
    </w:p>
    <w:p w14:paraId="50954029" w14:textId="77777777" w:rsidR="00A8468B" w:rsidRDefault="00A8468B" w:rsidP="00A8468B">
      <w:pPr>
        <w:keepNext/>
        <w:ind w:firstLine="0"/>
      </w:pPr>
      <w:r>
        <w:rPr>
          <w:noProof/>
        </w:rPr>
        <w:lastRenderedPageBreak/>
        <w:drawing>
          <wp:inline distT="0" distB="0" distL="0" distR="0" wp14:anchorId="408BB4CA" wp14:editId="4AA37596">
            <wp:extent cx="5104762" cy="3771429"/>
            <wp:effectExtent l="0" t="0" r="1270" b="635"/>
            <wp:docPr id="2007194627" name="Imagem 2007194627" descr="Uma imagem com texto, captura de ecrã, softwar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94627" name="Imagem 1" descr="Uma imagem com texto, captura de ecrã, software, ecrã&#10;&#10;Descrição gerada automaticamente"/>
                    <pic:cNvPicPr/>
                  </pic:nvPicPr>
                  <pic:blipFill>
                    <a:blip r:embed="rId24"/>
                    <a:stretch>
                      <a:fillRect/>
                    </a:stretch>
                  </pic:blipFill>
                  <pic:spPr>
                    <a:xfrm>
                      <a:off x="0" y="0"/>
                      <a:ext cx="5104762" cy="3771429"/>
                    </a:xfrm>
                    <a:prstGeom prst="rect">
                      <a:avLst/>
                    </a:prstGeom>
                  </pic:spPr>
                </pic:pic>
              </a:graphicData>
            </a:graphic>
          </wp:inline>
        </w:drawing>
      </w:r>
    </w:p>
    <w:p w14:paraId="123DF847" w14:textId="2D918139" w:rsidR="00314B30" w:rsidRDefault="00A8468B" w:rsidP="00A8468B">
      <w:pPr>
        <w:pStyle w:val="Legenda"/>
        <w:rPr>
          <w:ins w:id="60" w:author="JAIME N. MARTINS" w:date="2023-07-18T22:12:00Z"/>
        </w:rPr>
      </w:pPr>
      <w:r>
        <w:t xml:space="preserve">Figura </w:t>
      </w:r>
      <w:r>
        <w:fldChar w:fldCharType="begin"/>
      </w:r>
      <w:r>
        <w:instrText xml:space="preserve"> SEQ Figura \* ARABIC </w:instrText>
      </w:r>
      <w:r>
        <w:fldChar w:fldCharType="separate"/>
      </w:r>
      <w:r w:rsidR="005304E1">
        <w:rPr>
          <w:noProof/>
        </w:rPr>
        <w:t>8</w:t>
      </w:r>
      <w:r>
        <w:fldChar w:fldCharType="end"/>
      </w:r>
      <w:r>
        <w:t xml:space="preserve"> - Classe de dados</w:t>
      </w:r>
    </w:p>
    <w:p w14:paraId="6D220596" w14:textId="3815E214" w:rsidR="008338F6" w:rsidRPr="008338F6" w:rsidRDefault="00325C2A" w:rsidP="00AC40FB">
      <w:pPr>
        <w:pStyle w:val="Ttulo2"/>
        <w:pPrChange w:id="61" w:author="JAIME N. MARTINS" w:date="2023-07-18T22:13:00Z">
          <w:pPr>
            <w:pStyle w:val="Legenda"/>
          </w:pPr>
        </w:pPrChange>
      </w:pPr>
      <w:ins w:id="62" w:author="JAIME N. MARTINS" w:date="2023-07-18T22:12:00Z">
        <w:r>
          <w:t>Localização</w:t>
        </w:r>
      </w:ins>
    </w:p>
    <w:p w14:paraId="00D613D2" w14:textId="7B025BB5" w:rsidR="00A43B26" w:rsidRDefault="00A92610" w:rsidP="00551CB7">
      <w:pPr>
        <w:rPr>
          <w:ins w:id="63" w:author="JAIME N. MARTINS" w:date="2023-07-18T21:48:00Z"/>
        </w:rPr>
      </w:pPr>
      <w:r>
        <w:t>A preocupação seguinte</w:t>
      </w:r>
      <w:r w:rsidR="000D0D2D">
        <w:t xml:space="preserve"> </w:t>
      </w:r>
      <w:r>
        <w:t>fo</w:t>
      </w:r>
      <w:r w:rsidR="00BF0650">
        <w:t>i integrar um sistema de localização,</w:t>
      </w:r>
      <w:r w:rsidR="006B14FE">
        <w:t xml:space="preserve"> para obte</w:t>
      </w:r>
      <w:r w:rsidR="00CB0E34">
        <w:t>nção de</w:t>
      </w:r>
      <w:r w:rsidR="006B14FE">
        <w:t xml:space="preserve"> dados locais e atualizados,</w:t>
      </w:r>
      <w:r w:rsidR="00BF0650">
        <w:t xml:space="preserve"> com a ajuda d</w:t>
      </w:r>
      <w:r w:rsidR="00B61B9B">
        <w:t>a li</w:t>
      </w:r>
      <w:r w:rsidR="00CB0E34">
        <w:t>v</w:t>
      </w:r>
      <w:r w:rsidR="00B61B9B">
        <w:t>raria “play-</w:t>
      </w:r>
      <w:proofErr w:type="spellStart"/>
      <w:r w:rsidR="00B61B9B">
        <w:t>service</w:t>
      </w:r>
      <w:proofErr w:type="spellEnd"/>
      <w:r w:rsidR="00B61B9B">
        <w:t>-</w:t>
      </w:r>
      <w:proofErr w:type="spellStart"/>
      <w:r w:rsidR="00B61B9B">
        <w:t>location</w:t>
      </w:r>
      <w:proofErr w:type="spellEnd"/>
      <w:r w:rsidR="00B61B9B">
        <w:t>”</w:t>
      </w:r>
      <w:r w:rsidR="006B14FE">
        <w:t>.</w:t>
      </w:r>
      <w:r w:rsidR="00E66C80">
        <w:t xml:space="preserve"> </w:t>
      </w:r>
      <w:r w:rsidR="008D6FA2">
        <w:t xml:space="preserve">Esta </w:t>
      </w:r>
      <w:r w:rsidR="00D141C2">
        <w:t>biblioteca</w:t>
      </w:r>
      <w:r w:rsidR="008D6FA2">
        <w:t xml:space="preserve"> esta dependente de acesso a </w:t>
      </w:r>
      <w:proofErr w:type="spellStart"/>
      <w:r w:rsidR="008D6FA2">
        <w:t>interner</w:t>
      </w:r>
      <w:proofErr w:type="spellEnd"/>
      <w:r w:rsidR="008D6FA2">
        <w:t xml:space="preserve"> e GPS, mas sabendo que </w:t>
      </w:r>
      <w:r w:rsidR="00E404A1">
        <w:t>o GPS por sua vez está dependente de internet, apenas uma verificação foi necessária.</w:t>
      </w:r>
      <w:r w:rsidR="00551CB7">
        <w:t xml:space="preserve"> Foi criada uma classe “</w:t>
      </w:r>
      <w:proofErr w:type="spellStart"/>
      <w:ins w:id="64" w:author="JAIME N. MARTINS" w:date="2023-07-18T20:02:00Z">
        <w:r w:rsidR="0027753D">
          <w:t>Default</w:t>
        </w:r>
      </w:ins>
      <w:r w:rsidR="00551CB7">
        <w:t>LocationTracker</w:t>
      </w:r>
      <w:proofErr w:type="spellEnd"/>
      <w:r w:rsidR="00551CB7">
        <w:t xml:space="preserve">” </w:t>
      </w:r>
      <w:del w:id="65" w:author="JAIME N. MARTINS" w:date="2023-07-18T20:02:00Z">
        <w:r w:rsidR="00F94835" w:rsidDel="0027753D">
          <w:delText>anotada como uma co-</w:delText>
        </w:r>
        <w:r w:rsidR="00F104C0" w:rsidDel="0027753D">
          <w:delText>rotina,</w:delText>
        </w:r>
      </w:del>
      <w:ins w:id="66" w:author="JAIME N. MARTINS" w:date="2023-07-18T20:01:00Z">
        <w:r w:rsidR="0027753D">
          <w:t>que é uma implementação da interface “</w:t>
        </w:r>
        <w:proofErr w:type="spellStart"/>
        <w:r w:rsidR="0027753D">
          <w:t>LocationTrac</w:t>
        </w:r>
      </w:ins>
      <w:ins w:id="67" w:author="JAIME N. MARTINS" w:date="2023-07-18T20:02:00Z">
        <w:r w:rsidR="0027753D">
          <w:t>ker</w:t>
        </w:r>
        <w:proofErr w:type="spellEnd"/>
        <w:r w:rsidR="0027753D">
          <w:t>”</w:t>
        </w:r>
      </w:ins>
      <w:r w:rsidR="00F104C0">
        <w:t xml:space="preserve"> </w:t>
      </w:r>
      <w:ins w:id="68" w:author="JAIME N. MARTINS" w:date="2023-07-18T20:02:00Z">
        <w:r w:rsidR="0027753D">
          <w:t xml:space="preserve">anotada como uma </w:t>
        </w:r>
        <w:proofErr w:type="spellStart"/>
        <w:r w:rsidR="0027753D">
          <w:t>co-</w:t>
        </w:r>
        <w:proofErr w:type="gramStart"/>
        <w:r w:rsidR="0027753D">
          <w:t>rotina</w:t>
        </w:r>
        <w:proofErr w:type="spellEnd"/>
        <w:r w:rsidR="0027753D">
          <w:t>,</w:t>
        </w:r>
        <w:r w:rsidR="0027753D">
          <w:t>,</w:t>
        </w:r>
        <w:proofErr w:type="gramEnd"/>
        <w:r w:rsidR="0027753D">
          <w:t xml:space="preserve"> </w:t>
        </w:r>
      </w:ins>
      <w:r w:rsidR="00F104C0">
        <w:t>de modo que não interrompa a linha principal da aplicação.</w:t>
      </w:r>
      <w:ins w:id="69" w:author="JAIME N. MARTINS" w:date="2023-07-18T19:58:00Z">
        <w:r w:rsidR="00C667D3">
          <w:t xml:space="preserve"> A classe implem</w:t>
        </w:r>
        <w:r w:rsidR="002F79E1">
          <w:t>enta uma função suspensa</w:t>
        </w:r>
      </w:ins>
      <w:ins w:id="70" w:author="JAIME N. MARTINS" w:date="2023-07-18T19:59:00Z">
        <w:r w:rsidR="002F79E1">
          <w:t>,</w:t>
        </w:r>
      </w:ins>
      <w:ins w:id="71" w:author="JAIME N. MARTINS" w:date="2023-07-18T19:58:00Z">
        <w:r w:rsidR="002F79E1">
          <w:t xml:space="preserve"> (suspens</w:t>
        </w:r>
      </w:ins>
      <w:ins w:id="72" w:author="JAIME N. MARTINS" w:date="2023-07-18T19:59:00Z">
        <w:r w:rsidR="002F79E1">
          <w:t xml:space="preserve">a pois estamos a trabalhar com </w:t>
        </w:r>
        <w:proofErr w:type="spellStart"/>
        <w:r w:rsidR="002F79E1">
          <w:t>co-rotinas</w:t>
        </w:r>
      </w:ins>
      <w:proofErr w:type="spellEnd"/>
      <w:ins w:id="73" w:author="JAIME N. MARTINS" w:date="2023-07-18T19:58:00Z">
        <w:r w:rsidR="002F79E1">
          <w:t>)</w:t>
        </w:r>
      </w:ins>
      <w:ins w:id="74" w:author="JAIME N. MARTINS" w:date="2023-07-18T19:59:00Z">
        <w:r w:rsidR="002F79E1">
          <w:t xml:space="preserve"> esta função com o nome, </w:t>
        </w:r>
        <w:proofErr w:type="gramStart"/>
        <w:r w:rsidR="002F79E1">
          <w:t xml:space="preserve">“ </w:t>
        </w:r>
        <w:proofErr w:type="spellStart"/>
        <w:r w:rsidR="002F79E1">
          <w:t>getCurrentLocation</w:t>
        </w:r>
        <w:proofErr w:type="spellEnd"/>
        <w:proofErr w:type="gramEnd"/>
        <w:r w:rsidR="002F79E1">
          <w:t xml:space="preserve">()” </w:t>
        </w:r>
        <w:r w:rsidR="00833149">
          <w:t xml:space="preserve">tem como objetivo obter a localização atual, </w:t>
        </w:r>
      </w:ins>
      <w:ins w:id="75" w:author="JAIME N. MARTINS" w:date="2023-07-18T20:00:00Z">
        <w:r w:rsidR="00833149">
          <w:t>e retornar um objeto do tipo “</w:t>
        </w:r>
        <w:proofErr w:type="spellStart"/>
        <w:r w:rsidR="00833149">
          <w:t>Location</w:t>
        </w:r>
        <w:proofErr w:type="spellEnd"/>
        <w:r w:rsidR="00833149">
          <w:t xml:space="preserve">”. </w:t>
        </w:r>
        <w:r w:rsidR="00C42DC4">
          <w:t xml:space="preserve">O “?” na figura 9 depois do tipo </w:t>
        </w:r>
      </w:ins>
      <w:ins w:id="76" w:author="JAIME N. MARTINS" w:date="2023-07-18T21:47:00Z">
        <w:r w:rsidR="00CD0953">
          <w:t>“</w:t>
        </w:r>
      </w:ins>
      <w:proofErr w:type="spellStart"/>
      <w:ins w:id="77" w:author="JAIME N. MARTINS" w:date="2023-07-18T20:00:00Z">
        <w:r w:rsidR="00C42DC4">
          <w:t>Location</w:t>
        </w:r>
      </w:ins>
      <w:proofErr w:type="spellEnd"/>
      <w:ins w:id="78" w:author="JAIME N. MARTINS" w:date="2023-07-18T21:47:00Z">
        <w:r w:rsidR="00CD0953">
          <w:t xml:space="preserve">” </w:t>
        </w:r>
      </w:ins>
      <w:ins w:id="79" w:author="JAIME N. MARTINS" w:date="2023-07-18T20:00:00Z">
        <w:r w:rsidR="00C42DC4">
          <w:t>indica que o retorno pode ser nulo, ou seja, pode ser retornado um valor</w:t>
        </w:r>
      </w:ins>
      <w:ins w:id="80" w:author="JAIME N. MARTINS" w:date="2023-07-18T20:01:00Z">
        <w:r w:rsidR="00DF1875">
          <w:t xml:space="preserve"> “</w:t>
        </w:r>
        <w:proofErr w:type="spellStart"/>
        <w:r w:rsidR="00DF1875">
          <w:t>Location</w:t>
        </w:r>
        <w:proofErr w:type="spellEnd"/>
        <w:r w:rsidR="00DF1875">
          <w:t>” ou “</w:t>
        </w:r>
        <w:proofErr w:type="spellStart"/>
        <w:r w:rsidR="00DF1875">
          <w:t>null</w:t>
        </w:r>
        <w:proofErr w:type="spellEnd"/>
        <w:r w:rsidR="00DF1875">
          <w:t>”</w:t>
        </w:r>
      </w:ins>
      <w:ins w:id="81" w:author="JAIME N. MARTINS" w:date="2023-07-18T21:48:00Z">
        <w:r w:rsidR="00C82545">
          <w:t>.</w:t>
        </w:r>
      </w:ins>
    </w:p>
    <w:p w14:paraId="7B74B125" w14:textId="7BE13811" w:rsidR="00620069" w:rsidRDefault="00C82545" w:rsidP="00C82545">
      <w:pPr>
        <w:rPr>
          <w:ins w:id="82" w:author="JAIME N. MARTINS" w:date="2023-07-18T21:51:00Z"/>
        </w:rPr>
      </w:pPr>
      <w:ins w:id="83" w:author="JAIME N. MARTINS" w:date="2023-07-18T21:48:00Z">
        <w:r>
          <w:t>A função “</w:t>
        </w:r>
        <w:proofErr w:type="spellStart"/>
        <w:proofErr w:type="gramStart"/>
        <w:r>
          <w:t>getCurrentLocation</w:t>
        </w:r>
        <w:proofErr w:type="spellEnd"/>
        <w:r>
          <w:t>(</w:t>
        </w:r>
        <w:proofErr w:type="gramEnd"/>
        <w:r>
          <w:t>)” (figura 9)</w:t>
        </w:r>
        <w:r w:rsidR="00EF5265">
          <w:t xml:space="preserve"> definida na classe “</w:t>
        </w:r>
        <w:proofErr w:type="spellStart"/>
        <w:r w:rsidR="00EF5265">
          <w:t>DefaultLocation</w:t>
        </w:r>
        <w:proofErr w:type="spellEnd"/>
        <w:r w:rsidR="00EF5265">
          <w:t xml:space="preserve"> </w:t>
        </w:r>
        <w:proofErr w:type="spellStart"/>
        <w:r w:rsidR="00EF5265">
          <w:t>Tracker</w:t>
        </w:r>
        <w:proofErr w:type="spellEnd"/>
        <w:r w:rsidR="00EF5265">
          <w:t>”, é uma</w:t>
        </w:r>
      </w:ins>
      <w:ins w:id="84" w:author="JAIME N. MARTINS" w:date="2023-07-18T21:49:00Z">
        <w:r w:rsidR="00EF5265">
          <w:t xml:space="preserve"> função suspensa que tem </w:t>
        </w:r>
        <w:r w:rsidR="00350E4E">
          <w:t>função obter a localização atual. Em primeiro lugar, são verificadas as permissões de localizaç</w:t>
        </w:r>
      </w:ins>
      <w:ins w:id="85" w:author="JAIME N. MARTINS" w:date="2023-07-18T21:50:00Z">
        <w:r w:rsidR="00F35420">
          <w:t>ão, tanto a localização precisa (</w:t>
        </w:r>
        <w:proofErr w:type="gramStart"/>
        <w:r w:rsidR="00F35420">
          <w:t>“”</w:t>
        </w:r>
        <w:proofErr w:type="spellStart"/>
        <w:r w:rsidR="00F35420">
          <w:t>Manifest.permission</w:t>
        </w:r>
        <w:proofErr w:type="gramEnd"/>
        <w:r w:rsidR="00F35420">
          <w:t>.ACESS_FINE_LOCATION</w:t>
        </w:r>
        <w:proofErr w:type="spellEnd"/>
        <w:r w:rsidR="00F35420">
          <w:t>”)</w:t>
        </w:r>
        <w:r w:rsidR="00C54605">
          <w:t xml:space="preserve"> como a permissão de localização aproximada (“</w:t>
        </w:r>
        <w:proofErr w:type="spellStart"/>
        <w:r w:rsidR="00C54605">
          <w:t>Manifest.permission.</w:t>
        </w:r>
      </w:ins>
      <w:ins w:id="86" w:author="JAIME N. MARTINS" w:date="2023-07-18T21:51:00Z">
        <w:r w:rsidR="00C54605">
          <w:t>ACESS_COARSE_LOCATION</w:t>
        </w:r>
      </w:ins>
      <w:proofErr w:type="spellEnd"/>
      <w:ins w:id="87" w:author="JAIME N. MARTINS" w:date="2023-07-18T21:50:00Z">
        <w:r w:rsidR="00C54605">
          <w:t>”)</w:t>
        </w:r>
      </w:ins>
      <w:ins w:id="88" w:author="JAIME N. MARTINS" w:date="2023-07-18T21:51:00Z">
        <w:r w:rsidR="00DE6FF6">
          <w:t>. Se alguma dessas permissões não tiver sido concedida, a função retorna “</w:t>
        </w:r>
        <w:proofErr w:type="spellStart"/>
        <w:r w:rsidR="00DE6FF6">
          <w:t>null</w:t>
        </w:r>
        <w:proofErr w:type="spellEnd"/>
        <w:r w:rsidR="00DE6FF6">
          <w:t>”, indicando que não é possível obter a localização atual.</w:t>
        </w:r>
      </w:ins>
    </w:p>
    <w:p w14:paraId="4D6BE57D" w14:textId="599B2D25" w:rsidR="006F2244" w:rsidRDefault="002555DA" w:rsidP="006F2244">
      <w:pPr>
        <w:rPr>
          <w:ins w:id="89" w:author="JAIME N. MARTINS" w:date="2023-07-18T21:58:00Z"/>
        </w:rPr>
      </w:pPr>
      <w:ins w:id="90" w:author="JAIME N. MARTINS" w:date="2023-07-18T21:52:00Z">
        <w:r>
          <w:t xml:space="preserve">Imediatamente depois, </w:t>
        </w:r>
      </w:ins>
      <w:ins w:id="91" w:author="JAIME N. MARTINS" w:date="2023-07-18T21:53:00Z">
        <w:r w:rsidR="0016754A">
          <w:t>é</w:t>
        </w:r>
      </w:ins>
      <w:ins w:id="92" w:author="JAIME N. MARTINS" w:date="2023-07-18T21:52:00Z">
        <w:r>
          <w:t xml:space="preserve"> verificado se o GPS está ativado. Isso é feito utilizando o “</w:t>
        </w:r>
        <w:proofErr w:type="spellStart"/>
        <w:r>
          <w:t>LocationManager</w:t>
        </w:r>
        <w:proofErr w:type="spellEnd"/>
        <w:r>
          <w:t xml:space="preserve">” para verificar </w:t>
        </w:r>
      </w:ins>
      <w:ins w:id="93" w:author="JAIME N. MARTINS" w:date="2023-07-18T21:53:00Z">
        <w:r w:rsidR="0016754A">
          <w:t>a localização</w:t>
        </w:r>
        <w:r w:rsidR="00BB3240">
          <w:t xml:space="preserve"> via (“</w:t>
        </w:r>
        <w:proofErr w:type="spellStart"/>
        <w:r w:rsidR="00BB3240">
          <w:t>LocationManager.NETWORK_PROVIDER</w:t>
        </w:r>
        <w:proofErr w:type="spellEnd"/>
        <w:r w:rsidR="00BB3240">
          <w:t>”)</w:t>
        </w:r>
      </w:ins>
      <w:ins w:id="94" w:author="JAIME N. MARTINS" w:date="2023-07-18T21:56:00Z">
        <w:r w:rsidR="00F46310">
          <w:t>,</w:t>
        </w:r>
        <w:r w:rsidR="00E64F6A">
          <w:t xml:space="preserve"> dando uma resposta </w:t>
        </w:r>
      </w:ins>
      <w:ins w:id="95" w:author="JAIME N. MARTINS" w:date="2023-07-18T21:57:00Z">
        <w:r w:rsidR="0015225D">
          <w:t xml:space="preserve">verdadeira ou falso </w:t>
        </w:r>
      </w:ins>
      <w:ins w:id="96" w:author="JAIME N. MARTINS" w:date="2023-07-18T21:56:00Z">
        <w:r w:rsidR="00E64F6A">
          <w:t>em “</w:t>
        </w:r>
        <w:proofErr w:type="spellStart"/>
        <w:r w:rsidR="00E64F6A">
          <w:t>boolean</w:t>
        </w:r>
        <w:proofErr w:type="spellEnd"/>
        <w:r w:rsidR="00E64F6A">
          <w:t>”</w:t>
        </w:r>
      </w:ins>
      <w:ins w:id="97" w:author="JAIME N. MARTINS" w:date="2023-07-18T21:57:00Z">
        <w:r w:rsidR="0015225D">
          <w:t xml:space="preserve"> para a minha variável “</w:t>
        </w:r>
        <w:proofErr w:type="spellStart"/>
        <w:r w:rsidR="0015225D">
          <w:t>isGpsEnabled</w:t>
        </w:r>
        <w:proofErr w:type="spellEnd"/>
        <w:r w:rsidR="0015225D">
          <w:t>”. Se o GPS es</w:t>
        </w:r>
      </w:ins>
      <w:ins w:id="98" w:author="JAIME N. MARTINS" w:date="2023-07-18T21:58:00Z">
        <w:r w:rsidR="006D1981">
          <w:t xml:space="preserve">tiver desativado, a função também retorna </w:t>
        </w:r>
        <w:r w:rsidR="00414080">
          <w:t>“</w:t>
        </w:r>
        <w:proofErr w:type="spellStart"/>
        <w:r w:rsidR="00414080">
          <w:t>null</w:t>
        </w:r>
        <w:proofErr w:type="spellEnd"/>
        <w:r w:rsidR="00414080">
          <w:t>” indicando que não é possível obter a localização atual.</w:t>
        </w:r>
      </w:ins>
    </w:p>
    <w:p w14:paraId="655B1D46" w14:textId="1E7E6525" w:rsidR="00414080" w:rsidRDefault="00414080" w:rsidP="006F2244">
      <w:pPr>
        <w:rPr>
          <w:ins w:id="99" w:author="JAIME N. MARTINS" w:date="2023-07-18T22:03:00Z"/>
        </w:rPr>
      </w:pPr>
      <w:ins w:id="100" w:author="JAIME N. MARTINS" w:date="2023-07-18T21:58:00Z">
        <w:r>
          <w:t>Caso toda</w:t>
        </w:r>
      </w:ins>
      <w:ins w:id="101" w:author="JAIME N. MARTINS" w:date="2023-07-18T21:59:00Z">
        <w:r>
          <w:t>s as verificações</w:t>
        </w:r>
        <w:r w:rsidR="00631E5A">
          <w:t xml:space="preserve"> sejam </w:t>
        </w:r>
        <w:proofErr w:type="gramStart"/>
        <w:r w:rsidR="00631E5A">
          <w:t>bem sucedidas</w:t>
        </w:r>
        <w:proofErr w:type="gramEnd"/>
        <w:r w:rsidR="00631E5A">
          <w:t>, a função utiliza o</w:t>
        </w:r>
        <w:r w:rsidR="005E4CE5">
          <w:t xml:space="preserve"> uma f</w:t>
        </w:r>
      </w:ins>
      <w:ins w:id="102" w:author="JAIME N. MARTINS" w:date="2023-07-18T22:00:00Z">
        <w:r w:rsidR="005E4CE5">
          <w:t>erramenta da biblioteca</w:t>
        </w:r>
        <w:r w:rsidR="0007244C">
          <w:t xml:space="preserve"> chamada “</w:t>
        </w:r>
        <w:proofErr w:type="spellStart"/>
        <w:r w:rsidR="0007244C">
          <w:t>FusedLocationProviderClient</w:t>
        </w:r>
        <w:proofErr w:type="spellEnd"/>
        <w:r w:rsidR="0007244C">
          <w:t>” para obter a última localização conhecida</w:t>
        </w:r>
        <w:r w:rsidR="00DC0E0B">
          <w:t xml:space="preserve">, </w:t>
        </w:r>
      </w:ins>
      <w:ins w:id="103" w:author="JAIME N. MARTINS" w:date="2023-07-18T22:01:00Z">
        <w:r w:rsidR="007E4489">
          <w:t xml:space="preserve">de modo a poupar recursos. Se a localização estiver disponível imediatamente, ela é retornada diretamente. Caso contrário, a função </w:t>
        </w:r>
        <w:r w:rsidR="00D92EEE">
          <w:t>agu</w:t>
        </w:r>
      </w:ins>
      <w:ins w:id="104" w:author="JAIME N. MARTINS" w:date="2023-07-18T22:02:00Z">
        <w:r w:rsidR="00D92EEE">
          <w:t>arda a disponibilidade da localização atual usando uma “</w:t>
        </w:r>
        <w:proofErr w:type="spellStart"/>
        <w:r w:rsidR="00D92EEE">
          <w:t>suspendCancellableCoroutine</w:t>
        </w:r>
        <w:proofErr w:type="spellEnd"/>
        <w:r w:rsidR="00D92EEE">
          <w:t>”. Em caso de sucesso, a localização</w:t>
        </w:r>
        <w:r w:rsidR="00F52320">
          <w:t xml:space="preserve"> atual é re</w:t>
        </w:r>
      </w:ins>
      <w:ins w:id="105" w:author="JAIME N. MARTINS" w:date="2023-07-18T22:03:00Z">
        <w:r w:rsidR="00F52320">
          <w:t>tornada pela função. Se ocorrer um erro ao obter a localização a função retorna “</w:t>
        </w:r>
        <w:proofErr w:type="spellStart"/>
        <w:r w:rsidR="00F52320">
          <w:t>null</w:t>
        </w:r>
        <w:proofErr w:type="spellEnd"/>
        <w:r w:rsidR="00F52320">
          <w:t xml:space="preserve">”. </w:t>
        </w:r>
        <w:proofErr w:type="spellStart"/>
        <w:r w:rsidR="00F52320">
          <w:t>Álem</w:t>
        </w:r>
        <w:proofErr w:type="spellEnd"/>
        <w:r w:rsidR="00F52320">
          <w:t xml:space="preserve"> disto, se a chamada for cancelada, a função também é cancelada.</w:t>
        </w:r>
      </w:ins>
    </w:p>
    <w:p w14:paraId="30A1A1B4" w14:textId="77777777" w:rsidR="00DE34E1" w:rsidRDefault="00DE34E1" w:rsidP="00DE34E1">
      <w:pPr>
        <w:keepNext/>
        <w:ind w:firstLine="0"/>
        <w:rPr>
          <w:ins w:id="106" w:author="JAIME N. MARTINS" w:date="2023-07-18T22:05:00Z"/>
        </w:rPr>
        <w:pPrChange w:id="107" w:author="JAIME N. MARTINS" w:date="2023-07-18T22:05:00Z">
          <w:pPr>
            <w:ind w:firstLine="0"/>
          </w:pPr>
        </w:pPrChange>
      </w:pPr>
      <w:ins w:id="108" w:author="JAIME N. MARTINS" w:date="2023-07-18T22:04:00Z">
        <w:r>
          <w:rPr>
            <w:noProof/>
          </w:rPr>
          <w:drawing>
            <wp:inline distT="0" distB="0" distL="0" distR="0" wp14:anchorId="7FCEE403" wp14:editId="37E97083">
              <wp:extent cx="5579745" cy="5330825"/>
              <wp:effectExtent l="0" t="0" r="1905" b="3175"/>
              <wp:docPr id="1308263473" name="Imagem 1308263473" descr="Uma imagem com texto, captura de ecrã,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263473" name="Imagem 1" descr="Uma imagem com texto, captura de ecrã, software&#10;&#10;Descrição gerada automaticamente"/>
                      <pic:cNvPicPr/>
                    </pic:nvPicPr>
                    <pic:blipFill>
                      <a:blip r:embed="rId25"/>
                      <a:stretch>
                        <a:fillRect/>
                      </a:stretch>
                    </pic:blipFill>
                    <pic:spPr>
                      <a:xfrm>
                        <a:off x="0" y="0"/>
                        <a:ext cx="5579745" cy="5330825"/>
                      </a:xfrm>
                      <a:prstGeom prst="rect">
                        <a:avLst/>
                      </a:prstGeom>
                    </pic:spPr>
                  </pic:pic>
                </a:graphicData>
              </a:graphic>
            </wp:inline>
          </w:drawing>
        </w:r>
      </w:ins>
    </w:p>
    <w:p w14:paraId="5DF3018A" w14:textId="50A81B2B" w:rsidR="00E30398" w:rsidRDefault="00DE34E1" w:rsidP="006313CD">
      <w:pPr>
        <w:pStyle w:val="Legenda"/>
        <w:rPr>
          <w:ins w:id="109" w:author="JAIME N. MARTINS" w:date="2023-07-18T22:13:00Z"/>
        </w:rPr>
      </w:pPr>
      <w:ins w:id="110" w:author="JAIME N. MARTINS" w:date="2023-07-18T22:05:00Z">
        <w:r>
          <w:t xml:space="preserve">Figura </w:t>
        </w:r>
        <w:r>
          <w:fldChar w:fldCharType="begin"/>
        </w:r>
        <w:r>
          <w:instrText xml:space="preserve"> SEQ Figura \* ARABIC </w:instrText>
        </w:r>
      </w:ins>
      <w:r>
        <w:fldChar w:fldCharType="separate"/>
      </w:r>
      <w:ins w:id="111" w:author="JAIME N. MARTINS" w:date="2023-07-19T00:49:00Z">
        <w:r w:rsidR="005304E1">
          <w:rPr>
            <w:noProof/>
          </w:rPr>
          <w:t>9</w:t>
        </w:r>
      </w:ins>
      <w:ins w:id="112" w:author="JAIME N. MARTINS" w:date="2023-07-18T22:05:00Z">
        <w:r>
          <w:fldChar w:fldCharType="end"/>
        </w:r>
        <w:r>
          <w:t xml:space="preserve"> - "Função </w:t>
        </w:r>
        <w:proofErr w:type="spellStart"/>
        <w:r>
          <w:t>getCurrentLocation</w:t>
        </w:r>
        <w:proofErr w:type="spellEnd"/>
        <w:r>
          <w:t>"</w:t>
        </w:r>
      </w:ins>
    </w:p>
    <w:p w14:paraId="1063B57F" w14:textId="0B019BAC" w:rsidR="00AC40FB" w:rsidRPr="00AC40FB" w:rsidRDefault="00AC40FB" w:rsidP="00AC40FB">
      <w:pPr>
        <w:pStyle w:val="Ttulo2"/>
        <w:pPrChange w:id="113" w:author="JAIME N. MARTINS" w:date="2023-07-18T22:13:00Z">
          <w:pPr/>
        </w:pPrChange>
      </w:pPr>
      <w:ins w:id="114" w:author="JAIME N. MARTINS" w:date="2023-07-18T22:13:00Z">
        <w:r>
          <w:t>Tratamento dos dados</w:t>
        </w:r>
      </w:ins>
    </w:p>
    <w:p w14:paraId="3F0DE08A" w14:textId="392B993F" w:rsidR="00280F19" w:rsidRDefault="00280F19" w:rsidP="00F734F6">
      <w:pPr>
        <w:rPr>
          <w:ins w:id="115" w:author="JAIME N. MARTINS" w:date="2023-07-18T22:25:00Z"/>
        </w:rPr>
      </w:pPr>
      <w:r>
        <w:t>Com a obtenção da localização, restou apenas o tratamento de dados</w:t>
      </w:r>
      <w:r w:rsidR="006063E4">
        <w:t xml:space="preserve"> e </w:t>
      </w:r>
      <w:r w:rsidR="0031079D">
        <w:t xml:space="preserve">a interface gráfico. </w:t>
      </w:r>
      <w:ins w:id="116" w:author="JAIME N. MARTINS" w:date="2023-07-18T22:24:00Z">
        <w:r w:rsidR="006B4EE5">
          <w:t>N</w:t>
        </w:r>
        <w:r w:rsidR="00A06820">
          <w:t>o código foram utilizados mapas “chave-valor”</w:t>
        </w:r>
      </w:ins>
      <w:ins w:id="117" w:author="JAIME N. MARTINS" w:date="2023-07-18T22:25:00Z">
        <w:r w:rsidR="00F60856">
          <w:t xml:space="preserve"> para converter e organizar os dados de forma adequada.</w:t>
        </w:r>
      </w:ins>
      <w:del w:id="118" w:author="JAIME N. MARTINS" w:date="2023-07-18T22:24:00Z">
        <w:r w:rsidR="0031079D" w:rsidDel="006B4EE5">
          <w:delText xml:space="preserve">Para o tratamento de dados foram </w:delText>
        </w:r>
        <w:r w:rsidR="000002FA" w:rsidDel="006B4EE5">
          <w:delText>utilizados mapas “key-value pair”, com as horas como “key</w:delText>
        </w:r>
        <w:r w:rsidR="009D19ED" w:rsidDel="006B4EE5">
          <w:delText>s</w:delText>
        </w:r>
        <w:r w:rsidR="000002FA" w:rsidDel="006B4EE5">
          <w:delText>” e os restantes dados como “values”</w:delText>
        </w:r>
        <w:r w:rsidR="0092632F" w:rsidDel="006B4EE5">
          <w:delText xml:space="preserve"> </w:delText>
        </w:r>
        <w:r w:rsidR="00FB1703" w:rsidDel="006B4EE5">
          <w:delText xml:space="preserve">para </w:delText>
        </w:r>
        <w:r w:rsidR="00E31AA0" w:rsidDel="006B4EE5">
          <w:delText>convertê-los</w:delText>
        </w:r>
        <w:r w:rsidR="00811101" w:rsidDel="006B4EE5">
          <w:delText xml:space="preserve"> e retornar objectos, a informação designada a cada hora.</w:delText>
        </w:r>
      </w:del>
    </w:p>
    <w:p w14:paraId="446AA3B5" w14:textId="58A9C50C" w:rsidR="00F60856" w:rsidRDefault="00F60856" w:rsidP="00F734F6">
      <w:pPr>
        <w:rPr>
          <w:ins w:id="119" w:author="JAIME N. MARTINS" w:date="2023-07-18T23:21:00Z"/>
        </w:rPr>
      </w:pPr>
      <w:ins w:id="120" w:author="JAIME N. MARTINS" w:date="2023-07-18T22:25:00Z">
        <w:r>
          <w:t>O método “</w:t>
        </w:r>
        <w:proofErr w:type="spellStart"/>
        <w:proofErr w:type="gramStart"/>
        <w:r>
          <w:t>toWeatherDataMap</w:t>
        </w:r>
        <w:proofErr w:type="spellEnd"/>
        <w:r>
          <w:t>(</w:t>
        </w:r>
        <w:proofErr w:type="gramEnd"/>
        <w:r>
          <w:t>)” desempenha um papel fundamental ao converter os dados recebidos. Ele percorre a lis</w:t>
        </w:r>
      </w:ins>
      <w:ins w:id="121" w:author="JAIME N. MARTINS" w:date="2023-07-18T22:26:00Z">
        <w:r>
          <w:t>ta de horas</w:t>
        </w:r>
        <w:r w:rsidR="00A57377">
          <w:t xml:space="preserve">, </w:t>
        </w:r>
        <w:r w:rsidR="006160A2">
          <w:t xml:space="preserve">e </w:t>
        </w:r>
        <w:r w:rsidR="00285BCE">
          <w:t xml:space="preserve">para cada hora, </w:t>
        </w:r>
        <w:r w:rsidR="00EA437F">
          <w:t>mapeia os dados correspondentes</w:t>
        </w:r>
        <w:r w:rsidR="007A1836">
          <w:t xml:space="preserve"> </w:t>
        </w:r>
        <w:r w:rsidR="00EB1B38">
          <w:t xml:space="preserve">como temperatura, </w:t>
        </w:r>
        <w:r w:rsidR="00E93EF4">
          <w:t>código</w:t>
        </w:r>
      </w:ins>
      <w:ins w:id="122" w:author="JAIME N. MARTINS" w:date="2023-07-18T22:27:00Z">
        <w:r w:rsidR="003040BA">
          <w:t xml:space="preserve"> climático, veloci</w:t>
        </w:r>
        <w:r w:rsidR="00A16D32">
          <w:t xml:space="preserve">dade do vento, </w:t>
        </w:r>
        <w:r w:rsidR="00E314FB">
          <w:t>humidade no solo</w:t>
        </w:r>
      </w:ins>
      <w:ins w:id="123" w:author="JAIME N. MARTINS" w:date="2023-07-18T22:28:00Z">
        <w:r w:rsidR="00474D32">
          <w:t xml:space="preserve"> e humidade relativa</w:t>
        </w:r>
        <w:r w:rsidR="005307FE">
          <w:t xml:space="preserve">. Esses dados são então </w:t>
        </w:r>
        <w:r w:rsidR="00A92AAD">
          <w:t>guardados em objetos da classe “</w:t>
        </w:r>
        <w:proofErr w:type="spellStart"/>
        <w:r w:rsidR="00A92AAD">
          <w:t>WeatherData</w:t>
        </w:r>
        <w:proofErr w:type="spellEnd"/>
        <w:r w:rsidR="00A92AAD">
          <w:t>”</w:t>
        </w:r>
      </w:ins>
      <w:ins w:id="124" w:author="JAIME N. MARTINS" w:date="2023-07-18T22:29:00Z">
        <w:r w:rsidR="00A92AAD">
          <w:t xml:space="preserve"> (figura 1</w:t>
        </w:r>
      </w:ins>
      <w:ins w:id="125" w:author="JAIME N. MARTINS" w:date="2023-07-18T23:18:00Z">
        <w:r w:rsidR="0056590A">
          <w:t>0</w:t>
        </w:r>
      </w:ins>
      <w:ins w:id="126" w:author="JAIME N. MARTINS" w:date="2023-07-18T22:29:00Z">
        <w:r w:rsidR="00A92AAD">
          <w:t>)</w:t>
        </w:r>
        <w:r w:rsidR="004233B1">
          <w:t xml:space="preserve"> em que a hora é convertida para o formato apropriado usando “</w:t>
        </w:r>
        <w:proofErr w:type="spellStart"/>
        <w:r w:rsidR="004233B1">
          <w:t>LocalDateTime.parse</w:t>
        </w:r>
        <w:proofErr w:type="spellEnd"/>
        <w:r w:rsidR="004233B1">
          <w:t>()”</w:t>
        </w:r>
      </w:ins>
      <w:ins w:id="127" w:author="JAIME N. MARTINS" w:date="2023-07-18T22:33:00Z">
        <w:r w:rsidR="00007FE7">
          <w:t>,</w:t>
        </w:r>
      </w:ins>
      <w:ins w:id="128" w:author="JAIME N. MARTINS" w:date="2023-07-18T22:30:00Z">
        <w:r w:rsidR="001D70D6">
          <w:t xml:space="preserve"> sendo que o “</w:t>
        </w:r>
        <w:proofErr w:type="gramStart"/>
        <w:r w:rsidR="001D70D6">
          <w:t>parse(</w:t>
        </w:r>
        <w:proofErr w:type="gramEnd"/>
        <w:r w:rsidR="001D70D6">
          <w:t xml:space="preserve">)” </w:t>
        </w:r>
      </w:ins>
      <w:ins w:id="129" w:author="JAIME N. MARTINS" w:date="2023-07-18T22:31:00Z">
        <w:r w:rsidR="001D70D6">
          <w:t xml:space="preserve">é </w:t>
        </w:r>
        <w:r w:rsidR="007102AD">
          <w:t>o método que desempenha o papel de analisar a “</w:t>
        </w:r>
        <w:proofErr w:type="spellStart"/>
        <w:r w:rsidR="007102AD">
          <w:t>string</w:t>
        </w:r>
        <w:proofErr w:type="spellEnd"/>
        <w:r w:rsidR="007102AD">
          <w:t>” (</w:t>
        </w:r>
        <w:r w:rsidR="007B6BF0">
          <w:t>sequência de caracteres</w:t>
        </w:r>
        <w:r w:rsidR="007102AD">
          <w:t>) e criar um objeto</w:t>
        </w:r>
        <w:r w:rsidR="00340625">
          <w:t>.</w:t>
        </w:r>
      </w:ins>
    </w:p>
    <w:p w14:paraId="4C3F1C2A" w14:textId="77777777" w:rsidR="00006B75" w:rsidRDefault="00006B75" w:rsidP="00006B75">
      <w:pPr>
        <w:keepNext/>
        <w:rPr>
          <w:ins w:id="130" w:author="JAIME N. MARTINS" w:date="2023-07-18T23:22:00Z"/>
        </w:rPr>
        <w:pPrChange w:id="131" w:author="JAIME N. MARTINS" w:date="2023-07-18T23:22:00Z">
          <w:pPr/>
        </w:pPrChange>
      </w:pPr>
      <w:ins w:id="132" w:author="JAIME N. MARTINS" w:date="2023-07-18T23:21:00Z">
        <w:r w:rsidRPr="00006B75">
          <w:drawing>
            <wp:inline distT="0" distB="0" distL="0" distR="0" wp14:anchorId="74892E59" wp14:editId="7C3D137F">
              <wp:extent cx="2560542" cy="2019475"/>
              <wp:effectExtent l="0" t="0" r="0" b="0"/>
              <wp:docPr id="2107369033"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369033" name="Imagem 1" descr="Uma imagem com texto, captura de ecrã, Tipo de letra&#10;&#10;Descrição gerada automaticamente"/>
                      <pic:cNvPicPr/>
                    </pic:nvPicPr>
                    <pic:blipFill>
                      <a:blip r:embed="rId26"/>
                      <a:stretch>
                        <a:fillRect/>
                      </a:stretch>
                    </pic:blipFill>
                    <pic:spPr>
                      <a:xfrm>
                        <a:off x="0" y="0"/>
                        <a:ext cx="2560542" cy="2019475"/>
                      </a:xfrm>
                      <a:prstGeom prst="rect">
                        <a:avLst/>
                      </a:prstGeom>
                    </pic:spPr>
                  </pic:pic>
                </a:graphicData>
              </a:graphic>
            </wp:inline>
          </w:drawing>
        </w:r>
      </w:ins>
    </w:p>
    <w:p w14:paraId="74EC9408" w14:textId="6D1CA630" w:rsidR="00893AF4" w:rsidRDefault="00006B75" w:rsidP="00006B75">
      <w:pPr>
        <w:pStyle w:val="Legenda"/>
        <w:rPr>
          <w:ins w:id="133" w:author="JAIME N. MARTINS" w:date="2023-07-18T22:37:00Z"/>
        </w:rPr>
        <w:pPrChange w:id="134" w:author="JAIME N. MARTINS" w:date="2023-07-18T23:22:00Z">
          <w:pPr/>
        </w:pPrChange>
      </w:pPr>
      <w:ins w:id="135" w:author="JAIME N. MARTINS" w:date="2023-07-18T23:22:00Z">
        <w:r>
          <w:t xml:space="preserve">Figura </w:t>
        </w:r>
        <w:r>
          <w:fldChar w:fldCharType="begin"/>
        </w:r>
        <w:r>
          <w:instrText xml:space="preserve"> SEQ Figura \* ARABIC </w:instrText>
        </w:r>
      </w:ins>
      <w:r>
        <w:fldChar w:fldCharType="separate"/>
      </w:r>
      <w:ins w:id="136" w:author="JAIME N. MARTINS" w:date="2023-07-19T00:49:00Z">
        <w:r w:rsidR="005304E1">
          <w:rPr>
            <w:noProof/>
          </w:rPr>
          <w:t>10</w:t>
        </w:r>
      </w:ins>
      <w:ins w:id="137" w:author="JAIME N. MARTINS" w:date="2023-07-18T23:22:00Z">
        <w:r>
          <w:fldChar w:fldCharType="end"/>
        </w:r>
        <w:r w:rsidRPr="000D06E4">
          <w:t xml:space="preserve"> - Classe de dados </w:t>
        </w:r>
        <w:r>
          <w:t>para criação dos objetos</w:t>
        </w:r>
      </w:ins>
    </w:p>
    <w:p w14:paraId="2D6EFE40" w14:textId="23544678" w:rsidR="00254071" w:rsidDel="00410C62" w:rsidRDefault="00A71BE6" w:rsidP="00410C62">
      <w:pPr>
        <w:rPr>
          <w:del w:id="138" w:author="JAIME N. MARTINS" w:date="2023-07-18T23:09:00Z"/>
        </w:rPr>
      </w:pPr>
      <w:ins w:id="139" w:author="JAIME N. MARTINS" w:date="2023-07-18T22:37:00Z">
        <w:r>
          <w:t>Poste</w:t>
        </w:r>
      </w:ins>
      <w:ins w:id="140" w:author="JAIME N. MARTINS" w:date="2023-07-18T22:38:00Z">
        <w:r>
          <w:t>riormente</w:t>
        </w:r>
        <w:r w:rsidR="00C954FD">
          <w:t xml:space="preserve">, os dados são agrupados com base no índice, </w:t>
        </w:r>
      </w:ins>
      <w:ins w:id="141" w:author="JAIME N. MARTINS" w:date="2023-07-18T22:58:00Z">
        <w:r w:rsidR="00DB6F3A">
          <w:t>dividindo-os</w:t>
        </w:r>
      </w:ins>
      <w:ins w:id="142" w:author="JAIME N. MARTINS" w:date="2023-07-18T22:38:00Z">
        <w:r w:rsidR="00C954FD">
          <w:t xml:space="preserve"> por 24 para criar grupos que representam cada dia</w:t>
        </w:r>
      </w:ins>
      <w:ins w:id="143" w:author="JAIME N. MARTINS" w:date="2023-07-18T23:19:00Z">
        <w:r w:rsidR="001C69E1">
          <w:t xml:space="preserve"> (figura 11)</w:t>
        </w:r>
      </w:ins>
      <w:ins w:id="144" w:author="JAIME N. MARTINS" w:date="2023-07-18T22:38:00Z">
        <w:r w:rsidR="00C954FD">
          <w:t>.</w:t>
        </w:r>
        <w:r w:rsidR="008F463B">
          <w:t xml:space="preserve"> O resultado</w:t>
        </w:r>
      </w:ins>
      <w:ins w:id="145" w:author="JAIME N. MARTINS" w:date="2023-07-18T22:58:00Z">
        <w:r w:rsidR="000929EF">
          <w:t xml:space="preserve"> é um mapa em que cada chave representa um dia e os valores associados são as listas de “</w:t>
        </w:r>
        <w:proofErr w:type="spellStart"/>
        <w:r w:rsidR="000929EF">
          <w:t>WeatherData</w:t>
        </w:r>
        <w:proofErr w:type="spellEnd"/>
        <w:r w:rsidR="000929EF">
          <w:t>” correspondent</w:t>
        </w:r>
        <w:r w:rsidR="00254071">
          <w:t>es a esse dia.</w:t>
        </w:r>
      </w:ins>
    </w:p>
    <w:p w14:paraId="3FBDFF4C" w14:textId="41BFF08C" w:rsidR="00410C62" w:rsidRDefault="00410C62" w:rsidP="00410C62">
      <w:pPr>
        <w:rPr>
          <w:ins w:id="146" w:author="JAIME N. MARTINS" w:date="2023-07-18T23:23:00Z"/>
        </w:rPr>
      </w:pPr>
      <w:ins w:id="147" w:author="JAIME N. MARTINS" w:date="2023-07-18T23:09:00Z">
        <w:r>
          <w:t xml:space="preserve"> No método “</w:t>
        </w:r>
        <w:proofErr w:type="spellStart"/>
        <w:proofErr w:type="gramStart"/>
        <w:r>
          <w:t>toWeatherInfo</w:t>
        </w:r>
        <w:proofErr w:type="spellEnd"/>
        <w:r>
          <w:t>(</w:t>
        </w:r>
        <w:proofErr w:type="gramEnd"/>
        <w:r>
          <w:t xml:space="preserve">)”, </w:t>
        </w:r>
      </w:ins>
      <w:ins w:id="148" w:author="JAIME N. MARTINS" w:date="2023-07-18T23:10:00Z">
        <w:r w:rsidR="001409AB">
          <w:t>o mapa dos dados climáticos é obtido através do chamamento do método “</w:t>
        </w:r>
        <w:proofErr w:type="spellStart"/>
        <w:r w:rsidR="001409AB">
          <w:t>toWeatherDataMap</w:t>
        </w:r>
        <w:proofErr w:type="spellEnd"/>
        <w:r w:rsidR="001409AB">
          <w:t xml:space="preserve">()”. </w:t>
        </w:r>
      </w:ins>
      <w:ins w:id="149" w:author="JAIME N. MARTINS" w:date="2023-07-18T23:11:00Z">
        <w:r w:rsidR="00D74634">
          <w:t>Em seguida, é obtida a hora atual utilizando “</w:t>
        </w:r>
        <w:proofErr w:type="spellStart"/>
        <w:proofErr w:type="gramStart"/>
        <w:r w:rsidR="00D74634">
          <w:t>LocalDateTime.now</w:t>
        </w:r>
        <w:proofErr w:type="spellEnd"/>
        <w:r w:rsidR="00D74634">
          <w:t>(</w:t>
        </w:r>
        <w:proofErr w:type="gramEnd"/>
        <w:r w:rsidR="00D74634">
          <w:t>)”</w:t>
        </w:r>
        <w:r w:rsidR="00213043">
          <w:t>. O código verifica se há dados climáticos para o dia atual e encontra o objeto “</w:t>
        </w:r>
        <w:proofErr w:type="spellStart"/>
        <w:r w:rsidR="00213043">
          <w:t>Weather</w:t>
        </w:r>
      </w:ins>
      <w:ins w:id="150" w:author="JAIME N. MARTINS" w:date="2023-07-18T23:12:00Z">
        <w:r w:rsidR="00213043">
          <w:t>Data</w:t>
        </w:r>
        <w:proofErr w:type="spellEnd"/>
        <w:r w:rsidR="00213043">
          <w:t>” correspondente</w:t>
        </w:r>
        <w:r w:rsidR="008D1F1C">
          <w:t xml:space="preserve"> à hora atual ou à hora seguinte, considerando que os minutos atuais são inferiores a 30 minutos. </w:t>
        </w:r>
        <w:r w:rsidR="006755F8">
          <w:t xml:space="preserve">Essas </w:t>
        </w:r>
      </w:ins>
      <w:ins w:id="151" w:author="JAIME N. MARTINS" w:date="2023-07-18T23:13:00Z">
        <w:r w:rsidR="006755F8">
          <w:t>informaç</w:t>
        </w:r>
        <w:r w:rsidR="004B799D">
          <w:t xml:space="preserve">ões são </w:t>
        </w:r>
        <w:r w:rsidR="00BC6D75">
          <w:t xml:space="preserve">incluídas num objeto </w:t>
        </w:r>
      </w:ins>
      <w:ins w:id="152" w:author="JAIME N. MARTINS" w:date="2023-07-18T23:14:00Z">
        <w:r w:rsidR="00BC6D75">
          <w:t>“</w:t>
        </w:r>
        <w:proofErr w:type="spellStart"/>
        <w:r w:rsidR="00BC6D75">
          <w:t>WeatherInfo</w:t>
        </w:r>
        <w:proofErr w:type="spellEnd"/>
        <w:r w:rsidR="00BC6D75">
          <w:t xml:space="preserve">” que contém o mapa dos dados climáticos </w:t>
        </w:r>
        <w:r w:rsidR="00891EFD">
          <w:t>por dia e o objeto “</w:t>
        </w:r>
        <w:proofErr w:type="spellStart"/>
        <w:r w:rsidR="00891EFD">
          <w:t>WeatherData</w:t>
        </w:r>
        <w:proofErr w:type="spellEnd"/>
        <w:r w:rsidR="00891EFD">
          <w:t>” correspondente ao clima atual.</w:t>
        </w:r>
      </w:ins>
    </w:p>
    <w:p w14:paraId="3A3C659A" w14:textId="77777777" w:rsidR="001942F9" w:rsidRDefault="001942F9" w:rsidP="001942F9">
      <w:pPr>
        <w:keepNext/>
        <w:ind w:firstLine="0"/>
        <w:rPr>
          <w:ins w:id="153" w:author="JAIME N. MARTINS" w:date="2023-07-18T23:24:00Z"/>
        </w:rPr>
        <w:pPrChange w:id="154" w:author="JAIME N. MARTINS" w:date="2023-07-18T23:24:00Z">
          <w:pPr>
            <w:ind w:firstLine="0"/>
          </w:pPr>
        </w:pPrChange>
      </w:pPr>
      <w:ins w:id="155" w:author="JAIME N. MARTINS" w:date="2023-07-18T23:23:00Z">
        <w:r w:rsidRPr="001942F9">
          <w:drawing>
            <wp:inline distT="0" distB="0" distL="0" distR="0" wp14:anchorId="76383239" wp14:editId="64EBAFE3">
              <wp:extent cx="5524979" cy="6256562"/>
              <wp:effectExtent l="0" t="0" r="0" b="0"/>
              <wp:docPr id="1840386929" name="Imagem 1" descr="Uma imagem com texto, captura de ecrã,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386929" name="Imagem 1" descr="Uma imagem com texto, captura de ecrã, software&#10;&#10;Descrição gerada automaticamente"/>
                      <pic:cNvPicPr/>
                    </pic:nvPicPr>
                    <pic:blipFill>
                      <a:blip r:embed="rId27"/>
                      <a:stretch>
                        <a:fillRect/>
                      </a:stretch>
                    </pic:blipFill>
                    <pic:spPr>
                      <a:xfrm>
                        <a:off x="0" y="0"/>
                        <a:ext cx="5524979" cy="6256562"/>
                      </a:xfrm>
                      <a:prstGeom prst="rect">
                        <a:avLst/>
                      </a:prstGeom>
                    </pic:spPr>
                  </pic:pic>
                </a:graphicData>
              </a:graphic>
            </wp:inline>
          </w:drawing>
        </w:r>
      </w:ins>
    </w:p>
    <w:p w14:paraId="661163DC" w14:textId="23CB4DAB" w:rsidR="001942F9" w:rsidRDefault="001942F9" w:rsidP="001942F9">
      <w:pPr>
        <w:pStyle w:val="Legenda"/>
        <w:rPr>
          <w:ins w:id="156" w:author="JAIME N. MARTINS" w:date="2023-07-18T23:14:00Z"/>
        </w:rPr>
        <w:pPrChange w:id="157" w:author="JAIME N. MARTINS" w:date="2023-07-18T23:24:00Z">
          <w:pPr/>
        </w:pPrChange>
      </w:pPr>
      <w:ins w:id="158" w:author="JAIME N. MARTINS" w:date="2023-07-18T23:24:00Z">
        <w:r>
          <w:t xml:space="preserve">Figura </w:t>
        </w:r>
        <w:r>
          <w:fldChar w:fldCharType="begin"/>
        </w:r>
        <w:r>
          <w:instrText xml:space="preserve"> SEQ Figura \* ARABIC </w:instrText>
        </w:r>
      </w:ins>
      <w:r>
        <w:fldChar w:fldCharType="separate"/>
      </w:r>
      <w:ins w:id="159" w:author="JAIME N. MARTINS" w:date="2023-07-19T00:49:00Z">
        <w:r w:rsidR="005304E1">
          <w:rPr>
            <w:noProof/>
          </w:rPr>
          <w:t>11</w:t>
        </w:r>
      </w:ins>
      <w:ins w:id="160" w:author="JAIME N. MARTINS" w:date="2023-07-18T23:24:00Z">
        <w:r>
          <w:fldChar w:fldCharType="end"/>
        </w:r>
        <w:r>
          <w:t xml:space="preserve"> - Ficheiro onde é feito o mapeamento dos dados.</w:t>
        </w:r>
      </w:ins>
    </w:p>
    <w:p w14:paraId="6A0B82C0" w14:textId="475B7866" w:rsidR="00891EFD" w:rsidRDefault="00891EFD" w:rsidP="00410C62">
      <w:pPr>
        <w:rPr>
          <w:ins w:id="161" w:author="JAIME N. MARTINS" w:date="2023-07-18T23:09:00Z"/>
        </w:rPr>
      </w:pPr>
      <w:ins w:id="162" w:author="JAIME N. MARTINS" w:date="2023-07-18T23:14:00Z">
        <w:r>
          <w:t>Desta forma, os dados climáticos são tratados e organizado</w:t>
        </w:r>
      </w:ins>
      <w:ins w:id="163" w:author="JAIME N. MARTINS" w:date="2023-07-18T23:15:00Z">
        <w:r>
          <w:t xml:space="preserve">s </w:t>
        </w:r>
        <w:r w:rsidR="000936AC">
          <w:t>de maneira apropriada, permitindo o seu uso na interface gráfica</w:t>
        </w:r>
        <w:r w:rsidR="00900F83">
          <w:t>.</w:t>
        </w:r>
      </w:ins>
      <w:ins w:id="164" w:author="JAIME N. MARTINS" w:date="2023-07-18T23:16:00Z">
        <w:r w:rsidR="00972702">
          <w:t xml:space="preserve"> A classe “</w:t>
        </w:r>
        <w:proofErr w:type="spellStart"/>
        <w:r w:rsidR="00972702">
          <w:t>WeatherInfo</w:t>
        </w:r>
        <w:proofErr w:type="spellEnd"/>
        <w:r w:rsidR="00972702">
          <w:t xml:space="preserve">” é uma data </w:t>
        </w:r>
        <w:proofErr w:type="spellStart"/>
        <w:r w:rsidR="00972702">
          <w:t>class</w:t>
        </w:r>
        <w:proofErr w:type="spellEnd"/>
        <w:r w:rsidR="00972702">
          <w:t xml:space="preserve"> que contém as informações de dados climáticos por dia e o clima atual.</w:t>
        </w:r>
      </w:ins>
    </w:p>
    <w:p w14:paraId="52435D3E" w14:textId="77777777" w:rsidR="00410C62" w:rsidRDefault="00410C62" w:rsidP="00410C62">
      <w:pPr>
        <w:rPr>
          <w:ins w:id="165" w:author="JAIME N. MARTINS" w:date="2023-07-18T23:09:00Z"/>
        </w:rPr>
      </w:pPr>
    </w:p>
    <w:p w14:paraId="2DB92BFD" w14:textId="5D126C69" w:rsidR="00A214CD" w:rsidRDefault="00CC47EB" w:rsidP="00410C62">
      <w:pPr>
        <w:rPr>
          <w:ins w:id="166" w:author="JAIME N. MARTINS" w:date="2023-07-19T00:18:00Z"/>
        </w:rPr>
      </w:pPr>
      <w:r>
        <w:t>Resta apenas a</w:t>
      </w:r>
      <w:ins w:id="167" w:author="JAIME N. MARTINS" w:date="2023-07-19T00:18:00Z">
        <w:r w:rsidR="00791865">
          <w:t xml:space="preserve"> implementação</w:t>
        </w:r>
        <w:r w:rsidR="00DC186B">
          <w:t xml:space="preserve"> da</w:t>
        </w:r>
      </w:ins>
      <w:r>
        <w:t xml:space="preserve"> </w:t>
      </w:r>
      <w:r w:rsidR="00701F8C">
        <w:t>i</w:t>
      </w:r>
      <w:r>
        <w:t xml:space="preserve">nterface gráfica, </w:t>
      </w:r>
      <w:r w:rsidR="00E12B6C">
        <w:t>que rece</w:t>
      </w:r>
      <w:r w:rsidR="008A3D60">
        <w:t xml:space="preserve">be os </w:t>
      </w:r>
      <w:del w:id="168" w:author="JAIME N. MARTINS" w:date="2023-07-19T00:18:00Z">
        <w:r w:rsidR="008A3D60" w:rsidDel="00DC186B">
          <w:delText>objectos</w:delText>
        </w:r>
      </w:del>
      <w:ins w:id="169" w:author="JAIME N. MARTINS" w:date="2023-07-19T00:18:00Z">
        <w:r w:rsidR="00DC186B">
          <w:t>objetos</w:t>
        </w:r>
      </w:ins>
      <w:r w:rsidR="008A3D60">
        <w:t xml:space="preserve">, </w:t>
      </w:r>
      <w:r w:rsidR="00C33394">
        <w:t xml:space="preserve">e </w:t>
      </w:r>
      <w:r w:rsidR="008776EF">
        <w:t>que os mostra no ecrã.</w:t>
      </w:r>
      <w:r w:rsidR="00207B50">
        <w:t xml:space="preserve"> O objetivo nesta fase</w:t>
      </w:r>
      <w:r w:rsidR="00C91F3B">
        <w:t>, foi uma interação intuitiva e agradável para o utilizador de modo a criar u</w:t>
      </w:r>
      <w:r w:rsidR="00A214CD">
        <w:t>ma experiência e utilização fluida.</w:t>
      </w:r>
      <w:del w:id="170" w:author="JAIME N. MARTINS" w:date="2023-07-18T23:25:00Z">
        <w:r w:rsidR="00986DCA" w:rsidDel="001E18FA">
          <w:delText xml:space="preserve"> A figura</w:delText>
        </w:r>
        <w:r w:rsidR="000C6DEE" w:rsidDel="001E18FA">
          <w:delText xml:space="preserve"> </w:delText>
        </w:r>
        <w:r w:rsidR="00C42AAF" w:rsidDel="001E18FA">
          <w:delText>8</w:delText>
        </w:r>
        <w:r w:rsidR="006C5779" w:rsidDel="001E18FA">
          <w:delText xml:space="preserve"> </w:delText>
        </w:r>
      </w:del>
    </w:p>
    <w:p w14:paraId="562F23A2" w14:textId="2CEC3FC0" w:rsidR="00DC186B" w:rsidRDefault="00551E7B" w:rsidP="00410C62">
      <w:pPr>
        <w:rPr>
          <w:ins w:id="171" w:author="JAIME N. MARTINS" w:date="2023-07-19T00:47:00Z"/>
        </w:rPr>
      </w:pPr>
      <w:ins w:id="172" w:author="JAIME N. MARTINS" w:date="2023-07-19T00:19:00Z">
        <w:r>
          <w:t>Foi criada</w:t>
        </w:r>
        <w:r w:rsidR="00440943">
          <w:t xml:space="preserve"> uma função chamada “</w:t>
        </w:r>
        <w:proofErr w:type="spellStart"/>
        <w:r w:rsidR="00440943">
          <w:t>WeatherCard</w:t>
        </w:r>
        <w:proofErr w:type="spellEnd"/>
        <w:r w:rsidR="00440943">
          <w:t>”, que é responsável por exibir um “cartão”</w:t>
        </w:r>
      </w:ins>
      <w:ins w:id="173" w:author="JAIME N. MARTINS" w:date="2023-07-19T00:20:00Z">
        <w:r w:rsidR="001A5844">
          <w:t xml:space="preserve"> com as informações climáticas atuais. Ao receber o estado</w:t>
        </w:r>
        <w:r w:rsidR="00CC022E">
          <w:t xml:space="preserve"> “</w:t>
        </w:r>
        <w:proofErr w:type="spellStart"/>
        <w:r w:rsidR="00CC022E">
          <w:t>WeatherState</w:t>
        </w:r>
        <w:proofErr w:type="spellEnd"/>
        <w:r w:rsidR="00CC022E">
          <w:t xml:space="preserve">” </w:t>
        </w:r>
      </w:ins>
      <w:ins w:id="174" w:author="JAIME N. MARTINS" w:date="2023-07-19T00:21:00Z">
        <w:r w:rsidR="00CC022E">
          <w:t>(</w:t>
        </w:r>
      </w:ins>
      <w:ins w:id="175" w:author="JAIME N. MARTINS" w:date="2023-07-19T00:20:00Z">
        <w:r w:rsidR="00CC022E">
          <w:t xml:space="preserve">figura </w:t>
        </w:r>
      </w:ins>
      <w:ins w:id="176" w:author="JAIME N. MARTINS" w:date="2023-07-19T00:21:00Z">
        <w:r w:rsidR="00CC022E">
          <w:t>12) como parâmetro</w:t>
        </w:r>
        <w:r w:rsidR="008E50F9">
          <w:t xml:space="preserve">, é efetuada a verificação para descobrir se </w:t>
        </w:r>
      </w:ins>
      <w:ins w:id="177" w:author="JAIME N. MARTINS" w:date="2023-07-19T00:22:00Z">
        <w:r w:rsidR="008E50F9">
          <w:t>“</w:t>
        </w:r>
        <w:proofErr w:type="spellStart"/>
        <w:r w:rsidR="008E50F9">
          <w:t>Weather</w:t>
        </w:r>
        <w:r w:rsidR="0037247F">
          <w:t>Info</w:t>
        </w:r>
        <w:proofErr w:type="spellEnd"/>
        <w:r w:rsidR="0037247F">
          <w:t xml:space="preserve">” e </w:t>
        </w:r>
        <w:proofErr w:type="spellStart"/>
        <w:r w:rsidR="0037247F">
          <w:t>currentWeatherData</w:t>
        </w:r>
        <w:proofErr w:type="spellEnd"/>
        <w:r w:rsidR="0037247F">
          <w:t>” disponíveis. Se sim</w:t>
        </w:r>
        <w:r w:rsidR="00A04343">
          <w:t>, o desenho do cartão é criado u</w:t>
        </w:r>
      </w:ins>
      <w:ins w:id="178" w:author="JAIME N. MARTINS" w:date="2023-07-19T00:23:00Z">
        <w:r w:rsidR="00A04343">
          <w:t>tilizando a função “</w:t>
        </w:r>
        <w:proofErr w:type="spellStart"/>
        <w:r w:rsidR="00A04343">
          <w:t>Card</w:t>
        </w:r>
        <w:proofErr w:type="spellEnd"/>
        <w:r w:rsidR="00A04343">
          <w:t xml:space="preserve">”. Este cartão possui um fundo </w:t>
        </w:r>
        <w:r w:rsidR="0034096E">
          <w:t xml:space="preserve">de cor azul obtido com o código de cores </w:t>
        </w:r>
        <w:r w:rsidR="0008567E">
          <w:t>“</w:t>
        </w:r>
      </w:ins>
      <w:proofErr w:type="spellStart"/>
      <w:ins w:id="179" w:author="JAIME N. MARTINS" w:date="2023-07-19T00:24:00Z">
        <w:r w:rsidR="0008567E">
          <w:t>addressable</w:t>
        </w:r>
        <w:proofErr w:type="spellEnd"/>
        <w:r w:rsidR="0008567E">
          <w:t xml:space="preserve"> </w:t>
        </w:r>
      </w:ins>
      <w:ins w:id="180" w:author="JAIME N. MARTINS" w:date="2023-07-19T00:23:00Z">
        <w:r w:rsidR="0034096E">
          <w:t>RGB</w:t>
        </w:r>
      </w:ins>
      <w:ins w:id="181" w:author="JAIME N. MARTINS" w:date="2023-07-19T00:24:00Z">
        <w:r w:rsidR="0008567E">
          <w:t>” (ARGB)</w:t>
        </w:r>
        <w:r w:rsidR="00A96634">
          <w:t xml:space="preserve"> e </w:t>
        </w:r>
      </w:ins>
      <w:ins w:id="182" w:author="JAIME N. MARTINS" w:date="2023-07-19T00:26:00Z">
        <w:r w:rsidR="0056174B">
          <w:t>bordas</w:t>
        </w:r>
      </w:ins>
      <w:ins w:id="183" w:author="JAIME N. MARTINS" w:date="2023-07-19T00:25:00Z">
        <w:r w:rsidR="00CF08A2">
          <w:t xml:space="preserve"> redond</w:t>
        </w:r>
      </w:ins>
      <w:ins w:id="184" w:author="JAIME N. MARTINS" w:date="2023-07-19T00:26:00Z">
        <w:r w:rsidR="0056174B">
          <w:t>a</w:t>
        </w:r>
      </w:ins>
      <w:ins w:id="185" w:author="JAIME N. MARTINS" w:date="2023-07-19T00:25:00Z">
        <w:r w:rsidR="00CF08A2">
          <w:t>s, através da função “</w:t>
        </w:r>
        <w:proofErr w:type="spellStart"/>
        <w:proofErr w:type="gramStart"/>
        <w:r w:rsidR="00CF08A2">
          <w:t>RoundedCornerShape</w:t>
        </w:r>
        <w:proofErr w:type="spellEnd"/>
        <w:r w:rsidR="0067521F">
          <w:t>(</w:t>
        </w:r>
        <w:proofErr w:type="gramEnd"/>
        <w:r w:rsidR="0067521F">
          <w:t>)” que recebe um único parâmetro de medida.</w:t>
        </w:r>
      </w:ins>
    </w:p>
    <w:p w14:paraId="27537793" w14:textId="77777777" w:rsidR="005304E1" w:rsidRDefault="005304E1" w:rsidP="005304E1">
      <w:pPr>
        <w:keepNext/>
        <w:rPr>
          <w:ins w:id="186" w:author="JAIME N. MARTINS" w:date="2023-07-19T00:49:00Z"/>
        </w:rPr>
        <w:pPrChange w:id="187" w:author="JAIME N. MARTINS" w:date="2023-07-19T00:49:00Z">
          <w:pPr/>
        </w:pPrChange>
      </w:pPr>
      <w:ins w:id="188" w:author="JAIME N. MARTINS" w:date="2023-07-19T00:47:00Z">
        <w:r w:rsidRPr="005304E1">
          <w:drawing>
            <wp:inline distT="0" distB="0" distL="0" distR="0" wp14:anchorId="40482890" wp14:editId="0322DCD6">
              <wp:extent cx="2842506" cy="1066892"/>
              <wp:effectExtent l="0" t="0" r="0" b="0"/>
              <wp:docPr id="21173391"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3391" name="Imagem 1" descr="Uma imagem com texto, captura de ecrã, Tipo de letra&#10;&#10;Descrição gerada automaticamente"/>
                      <pic:cNvPicPr/>
                    </pic:nvPicPr>
                    <pic:blipFill>
                      <a:blip r:embed="rId28"/>
                      <a:stretch>
                        <a:fillRect/>
                      </a:stretch>
                    </pic:blipFill>
                    <pic:spPr>
                      <a:xfrm>
                        <a:off x="0" y="0"/>
                        <a:ext cx="2842506" cy="1066892"/>
                      </a:xfrm>
                      <a:prstGeom prst="rect">
                        <a:avLst/>
                      </a:prstGeom>
                    </pic:spPr>
                  </pic:pic>
                </a:graphicData>
              </a:graphic>
            </wp:inline>
          </w:drawing>
        </w:r>
      </w:ins>
    </w:p>
    <w:p w14:paraId="18DC1672" w14:textId="7DDC5139" w:rsidR="005304E1" w:rsidRDefault="005304E1" w:rsidP="005304E1">
      <w:pPr>
        <w:pStyle w:val="Legenda"/>
        <w:rPr>
          <w:ins w:id="189" w:author="JAIME N. MARTINS" w:date="2023-07-19T00:26:00Z"/>
        </w:rPr>
        <w:pPrChange w:id="190" w:author="JAIME N. MARTINS" w:date="2023-07-19T00:49:00Z">
          <w:pPr/>
        </w:pPrChange>
      </w:pPr>
      <w:ins w:id="191" w:author="JAIME N. MARTINS" w:date="2023-07-19T00:49:00Z">
        <w:r>
          <w:t xml:space="preserve">Figura </w:t>
        </w:r>
        <w:r>
          <w:fldChar w:fldCharType="begin"/>
        </w:r>
        <w:r>
          <w:instrText xml:space="preserve"> SEQ Figura \* ARABIC </w:instrText>
        </w:r>
      </w:ins>
      <w:r>
        <w:fldChar w:fldCharType="separate"/>
      </w:r>
      <w:ins w:id="192" w:author="JAIME N. MARTINS" w:date="2023-07-19T00:49:00Z">
        <w:r>
          <w:rPr>
            <w:noProof/>
          </w:rPr>
          <w:t>12</w:t>
        </w:r>
        <w:r>
          <w:fldChar w:fldCharType="end"/>
        </w:r>
        <w:r>
          <w:t xml:space="preserve"> - Classe de dados para saber o estado corrente</w:t>
        </w:r>
      </w:ins>
    </w:p>
    <w:p w14:paraId="081895AC" w14:textId="6B84BAB7" w:rsidR="000C41F9" w:rsidRDefault="0056174B" w:rsidP="000C41F9">
      <w:pPr>
        <w:rPr>
          <w:ins w:id="193" w:author="JAIME N. MARTINS" w:date="2023-07-19T00:35:00Z"/>
        </w:rPr>
      </w:pPr>
      <w:ins w:id="194" w:author="JAIME N. MARTINS" w:date="2023-07-19T00:26:00Z">
        <w:r>
          <w:t>Dentro do cartão, as informações climáticas são organizadas em coluna utilizando a funç</w:t>
        </w:r>
        <w:r w:rsidR="0088443D">
          <w:t>ão “</w:t>
        </w:r>
        <w:proofErr w:type="spellStart"/>
        <w:r w:rsidR="0088443D">
          <w:t>Column</w:t>
        </w:r>
        <w:proofErr w:type="spellEnd"/>
        <w:r w:rsidR="0088443D">
          <w:t xml:space="preserve">”. Inicialmente, é </w:t>
        </w:r>
      </w:ins>
      <w:ins w:id="195" w:author="JAIME N. MARTINS" w:date="2023-07-19T00:27:00Z">
        <w:r w:rsidR="0088443D">
          <w:t>exibida a hora atual no formato</w:t>
        </w:r>
        <w:r w:rsidR="008B07DA">
          <w:t xml:space="preserve"> “</w:t>
        </w:r>
        <w:proofErr w:type="spellStart"/>
        <w:r w:rsidR="008B07DA">
          <w:t>HH:mm</w:t>
        </w:r>
        <w:proofErr w:type="spellEnd"/>
        <w:r w:rsidR="008B07DA">
          <w:t>” (</w:t>
        </w:r>
        <w:proofErr w:type="spellStart"/>
        <w:proofErr w:type="gramStart"/>
        <w:r w:rsidR="008B07DA">
          <w:t>horas:minutos</w:t>
        </w:r>
        <w:proofErr w:type="spellEnd"/>
        <w:proofErr w:type="gramEnd"/>
        <w:r w:rsidR="008B07DA">
          <w:t>)</w:t>
        </w:r>
      </w:ins>
      <w:ins w:id="196" w:author="JAIME N. MARTINS" w:date="2023-07-19T00:28:00Z">
        <w:r w:rsidR="00EC1ED5">
          <w:t xml:space="preserve"> e descendo um pouco, podemos encontrar a imagem correspondente ao nosso código </w:t>
        </w:r>
        <w:proofErr w:type="spellStart"/>
        <w:r w:rsidR="00EC1ED5">
          <w:t>metereológico</w:t>
        </w:r>
      </w:ins>
      <w:proofErr w:type="spellEnd"/>
      <w:ins w:id="197" w:author="JAIME N. MARTINS" w:date="2023-07-19T00:29:00Z">
        <w:r w:rsidR="00CB20E0">
          <w:t>, que é exibida utilizando a função “</w:t>
        </w:r>
        <w:proofErr w:type="spellStart"/>
        <w:r w:rsidR="00CB20E0">
          <w:t>Image</w:t>
        </w:r>
        <w:proofErr w:type="spellEnd"/>
        <w:r w:rsidR="00CB20E0">
          <w:t xml:space="preserve">”, onde a imagem e </w:t>
        </w:r>
      </w:ins>
      <w:ins w:id="198" w:author="JAIME N. MARTINS" w:date="2023-07-19T00:30:00Z">
        <w:r w:rsidR="00B47CE5">
          <w:t>injetada</w:t>
        </w:r>
        <w:r w:rsidR="00B02F24">
          <w:t xml:space="preserve"> através do “</w:t>
        </w:r>
        <w:proofErr w:type="spellStart"/>
        <w:r w:rsidR="00B02F24">
          <w:t>painterResour</w:t>
        </w:r>
      </w:ins>
      <w:ins w:id="199" w:author="JAIME N. MARTINS" w:date="2023-07-19T00:31:00Z">
        <w:r w:rsidR="00B02F24">
          <w:t>ce</w:t>
        </w:r>
        <w:proofErr w:type="spellEnd"/>
        <w:r w:rsidR="00B02F24">
          <w:t xml:space="preserve">”, que se trata de uma função </w:t>
        </w:r>
        <w:r w:rsidR="00E066D8">
          <w:t>da libraria “</w:t>
        </w:r>
        <w:proofErr w:type="spellStart"/>
        <w:r w:rsidR="00E066D8">
          <w:t>JetpackCompose</w:t>
        </w:r>
        <w:proofErr w:type="spellEnd"/>
        <w:r w:rsidR="00E066D8">
          <w:t>” usado para carregar recursos de imagem, para a componente visual.</w:t>
        </w:r>
      </w:ins>
      <w:ins w:id="200" w:author="JAIME N. MARTINS" w:date="2023-07-19T00:33:00Z">
        <w:r w:rsidR="0090387D">
          <w:t xml:space="preserve"> Ao chamar “</w:t>
        </w:r>
        <w:proofErr w:type="spellStart"/>
        <w:proofErr w:type="gramStart"/>
        <w:r w:rsidR="0090387D">
          <w:t>painterResource</w:t>
        </w:r>
        <w:proofErr w:type="spellEnd"/>
        <w:r w:rsidR="0090387D">
          <w:t>(</w:t>
        </w:r>
        <w:proofErr w:type="gramEnd"/>
        <w:r w:rsidR="0090387D">
          <w:t xml:space="preserve">id = </w:t>
        </w:r>
        <w:proofErr w:type="spellStart"/>
        <w:r w:rsidR="0090387D">
          <w:t>R.draw</w:t>
        </w:r>
        <w:r w:rsidR="002330D2">
          <w:t>able.ic_weather</w:t>
        </w:r>
        <w:proofErr w:type="spellEnd"/>
        <w:r w:rsidR="0090387D">
          <w:t>)</w:t>
        </w:r>
        <w:r w:rsidR="002330D2">
          <w:t>”, por exemplo, o “</w:t>
        </w:r>
        <w:proofErr w:type="spellStart"/>
        <w:r w:rsidR="002330D2">
          <w:t>painterResource</w:t>
        </w:r>
        <w:proofErr w:type="spellEnd"/>
        <w:r w:rsidR="002330D2">
          <w:t xml:space="preserve">” carrega a imagem com </w:t>
        </w:r>
      </w:ins>
      <w:ins w:id="201" w:author="JAIME N. MARTINS" w:date="2023-07-19T00:34:00Z">
        <w:r w:rsidR="007A3079">
          <w:t>a identificação “</w:t>
        </w:r>
        <w:proofErr w:type="spellStart"/>
        <w:r w:rsidR="007A3079">
          <w:t>R.Drawable.ic_weather</w:t>
        </w:r>
        <w:proofErr w:type="spellEnd"/>
        <w:r w:rsidR="007A3079">
          <w:t>” e retorna um objeto “</w:t>
        </w:r>
        <w:proofErr w:type="spellStart"/>
        <w:r w:rsidR="007A3079">
          <w:t>Painter</w:t>
        </w:r>
        <w:proofErr w:type="spellEnd"/>
        <w:r w:rsidR="007A3079">
          <w:t>” corresponde</w:t>
        </w:r>
        <w:r w:rsidR="004A1FDF">
          <w:t xml:space="preserve">nte a essa imagem. Esse objeto </w:t>
        </w:r>
        <w:proofErr w:type="spellStart"/>
        <w:r w:rsidR="004A1FDF">
          <w:t>Painter</w:t>
        </w:r>
        <w:proofErr w:type="spellEnd"/>
        <w:r w:rsidR="004A1FDF">
          <w:t xml:space="preserve"> contém os dados necessários para a </w:t>
        </w:r>
      </w:ins>
      <w:proofErr w:type="spellStart"/>
      <w:ins w:id="202" w:author="JAIME N. MARTINS" w:date="2023-07-19T00:35:00Z">
        <w:r w:rsidR="000C41F9">
          <w:t>renderizar</w:t>
        </w:r>
        <w:proofErr w:type="spellEnd"/>
        <w:r w:rsidR="000C41F9">
          <w:t>, como o formato, a dimensão e os bytes da imagem.</w:t>
        </w:r>
      </w:ins>
    </w:p>
    <w:p w14:paraId="0551B4C9" w14:textId="7BBD7D2B" w:rsidR="000C41F9" w:rsidRDefault="000C41F9" w:rsidP="000C41F9">
      <w:pPr>
        <w:rPr>
          <w:ins w:id="203" w:author="JAIME N. MARTINS" w:date="2023-07-19T00:40:00Z"/>
        </w:rPr>
      </w:pPr>
      <w:ins w:id="204" w:author="JAIME N. MARTINS" w:date="2023-07-19T00:35:00Z">
        <w:r>
          <w:t xml:space="preserve">As imagens </w:t>
        </w:r>
      </w:ins>
      <w:ins w:id="205" w:author="JAIME N. MARTINS" w:date="2023-07-19T00:36:00Z">
        <w:r w:rsidR="00C85BE3">
          <w:t xml:space="preserve">foram retiradas em formato </w:t>
        </w:r>
      </w:ins>
      <w:ins w:id="206" w:author="JAIME N. MARTINS" w:date="2023-07-19T00:37:00Z">
        <w:r w:rsidR="00D35715">
          <w:t xml:space="preserve">da </w:t>
        </w:r>
        <w:r w:rsidR="005115DA">
          <w:t>“</w:t>
        </w:r>
        <w:proofErr w:type="spellStart"/>
        <w:r w:rsidR="005115DA">
          <w:t>World</w:t>
        </w:r>
        <w:proofErr w:type="spellEnd"/>
        <w:r w:rsidR="005115DA">
          <w:t xml:space="preserve"> </w:t>
        </w:r>
        <w:proofErr w:type="spellStart"/>
        <w:r w:rsidR="005115DA">
          <w:t>Meteorological</w:t>
        </w:r>
        <w:proofErr w:type="spellEnd"/>
        <w:r w:rsidR="005115DA">
          <w:t xml:space="preserve"> </w:t>
        </w:r>
        <w:proofErr w:type="spellStart"/>
        <w:r w:rsidR="005115DA">
          <w:t>Organization</w:t>
        </w:r>
        <w:proofErr w:type="spellEnd"/>
        <w:r w:rsidR="005115DA">
          <w:t xml:space="preserve">” em formato </w:t>
        </w:r>
      </w:ins>
      <w:ins w:id="207" w:author="JAIME N. MARTINS" w:date="2023-07-19T00:38:00Z">
        <w:r w:rsidR="00DC168B">
          <w:t>“</w:t>
        </w:r>
        <w:proofErr w:type="spellStart"/>
        <w:r w:rsidR="00DC168B">
          <w:t>Scalable</w:t>
        </w:r>
        <w:proofErr w:type="spellEnd"/>
        <w:r w:rsidR="00DC168B">
          <w:t xml:space="preserve"> </w:t>
        </w:r>
        <w:proofErr w:type="spellStart"/>
        <w:r w:rsidR="00DC168B">
          <w:t>Vector</w:t>
        </w:r>
        <w:proofErr w:type="spellEnd"/>
        <w:r w:rsidR="00DC168B">
          <w:t xml:space="preserve"> </w:t>
        </w:r>
        <w:proofErr w:type="spellStart"/>
        <w:r w:rsidR="00DC168B">
          <w:t>Graphics</w:t>
        </w:r>
        <w:proofErr w:type="spellEnd"/>
        <w:r w:rsidR="00DC168B">
          <w:t xml:space="preserve">” (SVG) para </w:t>
        </w:r>
      </w:ins>
      <w:ins w:id="208" w:author="JAIME N. MARTINS" w:date="2023-07-19T00:39:00Z">
        <w:r w:rsidR="008A558B">
          <w:t>“</w:t>
        </w:r>
        <w:proofErr w:type="spellStart"/>
        <w:r w:rsidR="008A558B">
          <w:t>Extensible</w:t>
        </w:r>
        <w:proofErr w:type="spellEnd"/>
        <w:r w:rsidR="008A558B">
          <w:t xml:space="preserve"> </w:t>
        </w:r>
        <w:proofErr w:type="spellStart"/>
        <w:r w:rsidR="008A558B">
          <w:t>Markup</w:t>
        </w:r>
        <w:proofErr w:type="spellEnd"/>
        <w:r w:rsidR="008A558B">
          <w:t xml:space="preserve"> </w:t>
        </w:r>
        <w:proofErr w:type="spellStart"/>
        <w:r w:rsidR="008A558B">
          <w:t>Language</w:t>
        </w:r>
        <w:proofErr w:type="spellEnd"/>
        <w:r w:rsidR="008A558B">
          <w:t>”</w:t>
        </w:r>
      </w:ins>
      <w:ins w:id="209" w:author="JAIME N. MARTINS" w:date="2023-07-19T00:38:00Z">
        <w:r w:rsidR="00DC168B">
          <w:t xml:space="preserve"> </w:t>
        </w:r>
      </w:ins>
      <w:ins w:id="210" w:author="JAIME N. MARTINS" w:date="2023-07-19T00:39:00Z">
        <w:r w:rsidR="005E0ED4">
          <w:t>(XML) (figur</w:t>
        </w:r>
      </w:ins>
      <w:ins w:id="211" w:author="JAIME N. MARTINS" w:date="2023-07-19T00:40:00Z">
        <w:r w:rsidR="005E0ED4">
          <w:t>a 13</w:t>
        </w:r>
      </w:ins>
      <w:ins w:id="212" w:author="JAIME N. MARTINS" w:date="2023-07-19T00:39:00Z">
        <w:r w:rsidR="005E0ED4">
          <w:t>)</w:t>
        </w:r>
      </w:ins>
      <w:ins w:id="213" w:author="JAIME N. MARTINS" w:date="2023-07-19T00:40:00Z">
        <w:r w:rsidR="001E2CB3">
          <w:t>.</w:t>
        </w:r>
      </w:ins>
    </w:p>
    <w:p w14:paraId="2FA4EE76" w14:textId="34C2CB21" w:rsidR="00D22B6A" w:rsidRDefault="001E2CB3" w:rsidP="00D22B6A">
      <w:pPr>
        <w:rPr>
          <w:ins w:id="214" w:author="JAIME N. MARTINS" w:date="2023-07-19T00:42:00Z"/>
        </w:rPr>
      </w:pPr>
      <w:ins w:id="215" w:author="JAIME N. MARTINS" w:date="2023-07-19T00:40:00Z">
        <w:r>
          <w:t>A temperatura atual é exibida em texto</w:t>
        </w:r>
      </w:ins>
      <w:ins w:id="216" w:author="JAIME N. MARTINS" w:date="2023-07-19T00:41:00Z">
        <w:r w:rsidR="00CC280B">
          <w:t xml:space="preserve">, utilizando </w:t>
        </w:r>
      </w:ins>
      <w:ins w:id="217" w:author="JAIME N. MARTINS" w:date="2023-07-19T00:42:00Z">
        <w:r w:rsidR="00D22B6A">
          <w:t xml:space="preserve">a função </w:t>
        </w:r>
      </w:ins>
      <w:ins w:id="218" w:author="JAIME N. MARTINS" w:date="2023-07-19T00:41:00Z">
        <w:r w:rsidR="00CC280B">
          <w:t>“</w:t>
        </w:r>
        <w:proofErr w:type="spellStart"/>
        <w:r w:rsidR="00CC280B">
          <w:t>Text</w:t>
        </w:r>
        <w:proofErr w:type="spellEnd"/>
        <w:r w:rsidR="00CC280B">
          <w:t>” com o valor de “</w:t>
        </w:r>
        <w:proofErr w:type="spellStart"/>
        <w:proofErr w:type="gramStart"/>
        <w:r w:rsidR="00CC280B">
          <w:t>data.temperatureCelsius</w:t>
        </w:r>
        <w:proofErr w:type="spellEnd"/>
        <w:proofErr w:type="gramEnd"/>
        <w:r w:rsidR="00CC280B">
          <w:t>” se</w:t>
        </w:r>
        <w:r w:rsidR="00D22B6A">
          <w:t>guido</w:t>
        </w:r>
      </w:ins>
      <w:ins w:id="219" w:author="JAIME N. MARTINS" w:date="2023-07-19T00:42:00Z">
        <w:r w:rsidR="00D22B6A">
          <w:t xml:space="preserve"> do símbolo “</w:t>
        </w:r>
        <w:proofErr w:type="spellStart"/>
        <w:r w:rsidR="00D22B6A">
          <w:t>ºC</w:t>
        </w:r>
        <w:proofErr w:type="spellEnd"/>
        <w:r w:rsidR="00D22B6A">
          <w:t>”.</w:t>
        </w:r>
      </w:ins>
    </w:p>
    <w:p w14:paraId="41518281" w14:textId="77777777" w:rsidR="006C19B0" w:rsidRDefault="00D22B6A" w:rsidP="00D22B6A">
      <w:pPr>
        <w:rPr>
          <w:ins w:id="220" w:author="JAIME N. MARTINS" w:date="2023-07-19T00:45:00Z"/>
        </w:rPr>
      </w:pPr>
      <w:proofErr w:type="spellStart"/>
      <w:ins w:id="221" w:author="JAIME N. MARTINS" w:date="2023-07-19T00:42:00Z">
        <w:r>
          <w:t>Asseguir</w:t>
        </w:r>
        <w:proofErr w:type="spellEnd"/>
        <w:r>
          <w:t xml:space="preserve"> são exi</w:t>
        </w:r>
      </w:ins>
      <w:ins w:id="222" w:author="JAIME N. MARTINS" w:date="2023-07-19T00:43:00Z">
        <w:r>
          <w:t xml:space="preserve">bidos os dados adicionais, como a </w:t>
        </w:r>
        <w:r w:rsidR="006658C7">
          <w:t>humidade relativa, humidade no solo e velocidade do vento. Estes dados são organizados em linha na horizontal</w:t>
        </w:r>
        <w:r w:rsidR="00BC677F">
          <w:t xml:space="preserve"> utilizando a função “</w:t>
        </w:r>
      </w:ins>
      <w:proofErr w:type="spellStart"/>
      <w:ins w:id="223" w:author="JAIME N. MARTINS" w:date="2023-07-19T00:44:00Z">
        <w:r w:rsidR="00BC677F">
          <w:t>Row</w:t>
        </w:r>
        <w:proofErr w:type="spellEnd"/>
        <w:r w:rsidR="00BC677F">
          <w:t>”. Para cada dado a função “</w:t>
        </w:r>
        <w:proofErr w:type="spellStart"/>
        <w:r w:rsidR="00BC677F">
          <w:t>WeatherDataDisplay</w:t>
        </w:r>
        <w:proofErr w:type="spellEnd"/>
        <w:r w:rsidR="009342EF">
          <w:t>”</w:t>
        </w:r>
        <w:r w:rsidR="00BC677F">
          <w:t xml:space="preserve"> é utilizada para criar a componente visual que exibe o valor</w:t>
        </w:r>
        <w:r w:rsidR="009342EF">
          <w:t>, o ícone correspo</w:t>
        </w:r>
      </w:ins>
      <w:ins w:id="224" w:author="JAIME N. MARTINS" w:date="2023-07-19T00:45:00Z">
        <w:r w:rsidR="009342EF">
          <w:t>ndente e a unidade de medida.</w:t>
        </w:r>
      </w:ins>
    </w:p>
    <w:p w14:paraId="044C850C" w14:textId="1AEEBAB3" w:rsidR="00D22B6A" w:rsidRDefault="006C19B0" w:rsidP="00D22B6A">
      <w:ins w:id="225" w:author="JAIME N. MARTINS" w:date="2023-07-19T00:45:00Z">
        <w:r>
          <w:t>D</w:t>
        </w:r>
        <w:r w:rsidR="009342EF">
          <w:t>essa forma, a função “</w:t>
        </w:r>
        <w:proofErr w:type="spellStart"/>
        <w:r>
          <w:t>WeatherCard</w:t>
        </w:r>
        <w:proofErr w:type="spellEnd"/>
        <w:r>
          <w:t>” é responsável por montar o cartão que exibe as informações climáticas atuais</w:t>
        </w:r>
        <w:r w:rsidR="00174DF1">
          <w:t>, pro</w:t>
        </w:r>
      </w:ins>
      <w:ins w:id="226" w:author="JAIME N. MARTINS" w:date="2023-07-19T00:46:00Z">
        <w:r w:rsidR="00174DF1">
          <w:t>porcionando uma interface gráfica intuitiva e agradável ao utilizador.</w:t>
        </w:r>
      </w:ins>
    </w:p>
    <w:p w14:paraId="7B5B27FF" w14:textId="24303A2A" w:rsidR="001B4A47" w:rsidRDefault="001B4A47" w:rsidP="001B4A47">
      <w:pPr>
        <w:keepNext/>
        <w:ind w:firstLine="0"/>
      </w:pPr>
      <w:r>
        <w:rPr>
          <w:noProof/>
        </w:rPr>
        <w:lastRenderedPageBreak/>
        <w:drawing>
          <wp:inline distT="0" distB="0" distL="0" distR="0" wp14:anchorId="6377C61F" wp14:editId="674C6FF9">
            <wp:extent cx="5579745" cy="5602605"/>
            <wp:effectExtent l="0" t="0" r="1905" b="0"/>
            <wp:docPr id="2135457798" name="Imagem 2135457798" descr="Uma imagem com texto, captura de ecrã, software, Sistema oper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457798" name="Imagem 1" descr="Uma imagem com texto, captura de ecrã, software, Sistema operativo&#10;&#10;Descrição gerada automaticamente"/>
                    <pic:cNvPicPr/>
                  </pic:nvPicPr>
                  <pic:blipFill>
                    <a:blip r:embed="rId29"/>
                    <a:stretch>
                      <a:fillRect/>
                    </a:stretch>
                  </pic:blipFill>
                  <pic:spPr>
                    <a:xfrm>
                      <a:off x="0" y="0"/>
                      <a:ext cx="5579745" cy="5602605"/>
                    </a:xfrm>
                    <a:prstGeom prst="rect">
                      <a:avLst/>
                    </a:prstGeom>
                  </pic:spPr>
                </pic:pic>
              </a:graphicData>
            </a:graphic>
          </wp:inline>
        </w:drawing>
      </w:r>
    </w:p>
    <w:p w14:paraId="6B1CDABE" w14:textId="64907329" w:rsidR="001B4A47" w:rsidRDefault="001B4A47" w:rsidP="001B4A47">
      <w:pPr>
        <w:pStyle w:val="Legenda"/>
      </w:pPr>
      <w:bookmarkStart w:id="227" w:name="_Toc140583203"/>
      <w:r>
        <w:t xml:space="preserve">Figura </w:t>
      </w:r>
      <w:r>
        <w:fldChar w:fldCharType="begin"/>
      </w:r>
      <w:r>
        <w:instrText xml:space="preserve"> SEQ Figura \* ARABIC </w:instrText>
      </w:r>
      <w:r>
        <w:fldChar w:fldCharType="separate"/>
      </w:r>
      <w:ins w:id="228" w:author="JAIME N. MARTINS" w:date="2023-07-19T00:49:00Z">
        <w:r w:rsidR="005304E1">
          <w:rPr>
            <w:noProof/>
          </w:rPr>
          <w:t>13</w:t>
        </w:r>
      </w:ins>
      <w:del w:id="229" w:author="JAIME N. MARTINS" w:date="2023-07-18T22:05:00Z">
        <w:r w:rsidR="00A8468B" w:rsidDel="00DE34E1">
          <w:rPr>
            <w:noProof/>
          </w:rPr>
          <w:delText>9</w:delText>
        </w:r>
      </w:del>
      <w:r>
        <w:fldChar w:fldCharType="end"/>
      </w:r>
      <w:r>
        <w:t xml:space="preserve"> - Comparação de dados com a google</w:t>
      </w:r>
      <w:bookmarkEnd w:id="227"/>
    </w:p>
    <w:p w14:paraId="3789880C" w14:textId="2E19C577" w:rsidR="00CC47EB" w:rsidRDefault="008776EF" w:rsidP="00F734F6">
      <w:r>
        <w:br/>
      </w:r>
    </w:p>
    <w:p w14:paraId="53E0DF64" w14:textId="534DA6DA" w:rsidR="00600731" w:rsidRDefault="00600731" w:rsidP="00600731">
      <w:pPr>
        <w:keepNext/>
      </w:pPr>
    </w:p>
    <w:p w14:paraId="5AB9CB79" w14:textId="67BFCDBF" w:rsidR="00783488" w:rsidRPr="00E15BB0" w:rsidRDefault="00783488" w:rsidP="008B3879">
      <w:pPr>
        <w:sectPr w:rsidR="00783488" w:rsidRPr="00E15BB0" w:rsidSect="005E4503">
          <w:type w:val="oddPage"/>
          <w:pgSz w:w="11906" w:h="16838"/>
          <w:pgMar w:top="1418" w:right="1418" w:bottom="1418" w:left="1701" w:header="709" w:footer="709" w:gutter="0"/>
          <w:cols w:space="708"/>
          <w:docGrid w:linePitch="360"/>
        </w:sectPr>
      </w:pPr>
    </w:p>
    <w:p w14:paraId="21165383" w14:textId="3C1D3754" w:rsidR="00D22E49" w:rsidRDefault="00EF2E74" w:rsidP="00D74D29">
      <w:pPr>
        <w:pStyle w:val="Ttulo1"/>
      </w:pPr>
      <w:r w:rsidRPr="005D1B7E">
        <w:lastRenderedPageBreak/>
        <w:t xml:space="preserve"> </w:t>
      </w:r>
      <w:bookmarkStart w:id="230" w:name="_Toc140544132"/>
      <w:r>
        <w:t>Resultados e discussão</w:t>
      </w:r>
      <w:bookmarkEnd w:id="230"/>
    </w:p>
    <w:p w14:paraId="489464EF" w14:textId="20D22DC4" w:rsidR="00364001" w:rsidRDefault="00364001" w:rsidP="00364001">
      <w:r>
        <w:t>Ao longo do desenvolvimento da aplicação “</w:t>
      </w:r>
      <w:proofErr w:type="spellStart"/>
      <w:r>
        <w:t>WeatherTower</w:t>
      </w:r>
      <w:proofErr w:type="spellEnd"/>
      <w:r>
        <w:t>”, foram al</w:t>
      </w:r>
      <w:r w:rsidR="00E15509">
        <w:t xml:space="preserve">cançados resultados significativos que demonstram eficácia </w:t>
      </w:r>
      <w:r w:rsidR="00B7378A">
        <w:t>das metodologias de engenharia de software</w:t>
      </w:r>
      <w:r w:rsidR="001B17AC">
        <w:t xml:space="preserve"> e implementação</w:t>
      </w:r>
      <w:r w:rsidR="00733E63">
        <w:t>.</w:t>
      </w:r>
    </w:p>
    <w:p w14:paraId="4D45CE8D" w14:textId="73B16388" w:rsidR="004206F9" w:rsidRDefault="004206F9" w:rsidP="00364001">
      <w:r>
        <w:t>Em termos de conhecimento adquirido, a leitura</w:t>
      </w:r>
      <w:r w:rsidR="008B328F">
        <w:t xml:space="preserve"> de livros especializados em desenvolvimento Android, como “</w:t>
      </w:r>
      <w:proofErr w:type="spellStart"/>
      <w:r w:rsidR="008B328F">
        <w:t>Head</w:t>
      </w:r>
      <w:proofErr w:type="spellEnd"/>
      <w:r w:rsidR="008B328F">
        <w:t xml:space="preserve"> </w:t>
      </w:r>
      <w:proofErr w:type="spellStart"/>
      <w:r w:rsidR="008B328F">
        <w:t>First</w:t>
      </w:r>
      <w:proofErr w:type="spellEnd"/>
      <w:r w:rsidR="008B328F">
        <w:t xml:space="preserve"> </w:t>
      </w:r>
      <w:proofErr w:type="spellStart"/>
      <w:r w:rsidR="008B328F">
        <w:t>Kotlin</w:t>
      </w:r>
      <w:proofErr w:type="spellEnd"/>
      <w:r w:rsidR="008B328F">
        <w:t xml:space="preserve">: A </w:t>
      </w:r>
      <w:proofErr w:type="spellStart"/>
      <w:r w:rsidR="008B328F">
        <w:t>Brain-Friendly</w:t>
      </w:r>
      <w:proofErr w:type="spellEnd"/>
      <w:r w:rsidR="008B328F">
        <w:t xml:space="preserve"> Guide”</w:t>
      </w:r>
      <w:r w:rsidR="001B17AC">
        <w:t xml:space="preserve"> [</w:t>
      </w:r>
      <w:r w:rsidR="00CD607F">
        <w:t>30</w:t>
      </w:r>
      <w:r w:rsidR="001B17AC">
        <w:t>]</w:t>
      </w:r>
      <w:r w:rsidR="008B328F">
        <w:t>, “</w:t>
      </w:r>
      <w:proofErr w:type="spellStart"/>
      <w:r w:rsidR="008B328F">
        <w:t>Head</w:t>
      </w:r>
      <w:proofErr w:type="spellEnd"/>
      <w:r w:rsidR="008B328F">
        <w:t xml:space="preserve"> </w:t>
      </w:r>
      <w:proofErr w:type="spellStart"/>
      <w:r w:rsidR="008B328F">
        <w:t>First</w:t>
      </w:r>
      <w:proofErr w:type="spellEnd"/>
      <w:r w:rsidR="008B328F">
        <w:t xml:space="preserve"> Android</w:t>
      </w:r>
      <w:r w:rsidR="00C472AD">
        <w:t xml:space="preserve"> </w:t>
      </w:r>
      <w:proofErr w:type="spellStart"/>
      <w:r w:rsidR="00C472AD">
        <w:t>Development</w:t>
      </w:r>
      <w:proofErr w:type="spellEnd"/>
      <w:r w:rsidR="008B328F">
        <w:t>”</w:t>
      </w:r>
      <w:r w:rsidR="001B17AC">
        <w:t xml:space="preserve"> [</w:t>
      </w:r>
      <w:r w:rsidR="00CD607F">
        <w:t>31</w:t>
      </w:r>
      <w:r w:rsidR="001B17AC">
        <w:t>]</w:t>
      </w:r>
      <w:r w:rsidR="00C472AD">
        <w:t xml:space="preserve"> e “Android </w:t>
      </w:r>
      <w:proofErr w:type="spellStart"/>
      <w:r w:rsidR="00C472AD">
        <w:t>Programming</w:t>
      </w:r>
      <w:proofErr w:type="spellEnd"/>
      <w:r w:rsidR="00C472AD">
        <w:t xml:space="preserve">: </w:t>
      </w:r>
      <w:proofErr w:type="spellStart"/>
      <w:r w:rsidR="00C472AD">
        <w:t>The</w:t>
      </w:r>
      <w:proofErr w:type="spellEnd"/>
      <w:r w:rsidR="00C472AD">
        <w:t xml:space="preserve"> </w:t>
      </w:r>
      <w:proofErr w:type="spellStart"/>
      <w:r w:rsidR="00C472AD">
        <w:t>Big</w:t>
      </w:r>
      <w:proofErr w:type="spellEnd"/>
      <w:r w:rsidR="00C472AD">
        <w:t xml:space="preserve"> Nerd </w:t>
      </w:r>
      <w:proofErr w:type="spellStart"/>
      <w:r w:rsidR="00C472AD">
        <w:t>Ranch</w:t>
      </w:r>
      <w:proofErr w:type="spellEnd"/>
      <w:r w:rsidR="00C472AD">
        <w:t xml:space="preserve"> Guide”</w:t>
      </w:r>
      <w:r w:rsidR="001B17AC">
        <w:t xml:space="preserve"> [</w:t>
      </w:r>
      <w:r w:rsidR="00CD607F">
        <w:t>32</w:t>
      </w:r>
      <w:r w:rsidR="001B17AC">
        <w:t>]</w:t>
      </w:r>
      <w:r w:rsidR="00C472AD">
        <w:t>, foi fundamental para a compreens</w:t>
      </w:r>
      <w:r w:rsidR="00ED7E00">
        <w:t xml:space="preserve">ão das linguagens </w:t>
      </w:r>
      <w:r w:rsidR="001B17AC">
        <w:t xml:space="preserve">de programação relevantes, como Java e </w:t>
      </w:r>
      <w:proofErr w:type="spellStart"/>
      <w:r w:rsidR="001B17AC">
        <w:t>Kotlin</w:t>
      </w:r>
      <w:proofErr w:type="spellEnd"/>
      <w:r w:rsidR="001B17AC">
        <w:t>. Essa base sólida permitiu o desenvolvimento da aplicação com maior confiança e competência.</w:t>
      </w:r>
    </w:p>
    <w:p w14:paraId="0D1BDB06" w14:textId="6ED1E743" w:rsidR="004A6FA9" w:rsidRDefault="004A6FA9" w:rsidP="00364001">
      <w:r>
        <w:t>A metodologia seguida durante a construção APP foi baseada n</w:t>
      </w:r>
      <w:r w:rsidR="007113FF">
        <w:t>o método de desenvolvimento evolutivo</w:t>
      </w:r>
      <w:r w:rsidR="00893C1E">
        <w:t xml:space="preserve"> com vários protótipos de teste</w:t>
      </w:r>
      <w:r w:rsidR="00F37975">
        <w:t>, e cada um deles, nos aproximávamos mais do objetivo</w:t>
      </w:r>
      <w:r w:rsidR="00893C1E">
        <w:t xml:space="preserve">. A análise em tempo real dos dados </w:t>
      </w:r>
      <w:r w:rsidR="00C85EC2">
        <w:t>foi considerada a funcionalidade mais importante, sendo que para a</w:t>
      </w:r>
      <w:r w:rsidR="005C5261">
        <w:t>daptar à</w:t>
      </w:r>
      <w:r w:rsidR="00C85EC2">
        <w:t xml:space="preserve"> Torre Periférica</w:t>
      </w:r>
      <w:r w:rsidR="005C5261">
        <w:t xml:space="preserve"> pequenas alterações seriam necessárias.</w:t>
      </w:r>
    </w:p>
    <w:p w14:paraId="25D5BBD5" w14:textId="16302D19" w:rsidR="00330D65" w:rsidRDefault="00330D65" w:rsidP="00364001">
      <w:r>
        <w:t>No que diz respeito à interface gráfica</w:t>
      </w:r>
      <w:r w:rsidR="001F154E">
        <w:t xml:space="preserve"> esta foi planeada para apresentar os dados recebidos de uma forma clara e compreensiva</w:t>
      </w:r>
      <w:r w:rsidR="004D78E1">
        <w:t>.</w:t>
      </w:r>
    </w:p>
    <w:p w14:paraId="742D5AED" w14:textId="08A76C00" w:rsidR="004D78E1" w:rsidRDefault="004D78E1" w:rsidP="00364001">
      <w:r>
        <w:t>Em suma, os resultados obtido</w:t>
      </w:r>
      <w:r w:rsidR="00EA7AE0">
        <w:t>s</w:t>
      </w:r>
      <w:r>
        <w:t xml:space="preserve"> com a aplicação “</w:t>
      </w:r>
      <w:proofErr w:type="spellStart"/>
      <w:r>
        <w:t>WeatherTower</w:t>
      </w:r>
      <w:proofErr w:type="spellEnd"/>
      <w:r>
        <w:t>” demonstr</w:t>
      </w:r>
      <w:r w:rsidR="00EA7AE0">
        <w:t>aram ser</w:t>
      </w:r>
      <w:r>
        <w:t xml:space="preserve"> </w:t>
      </w:r>
      <w:r w:rsidR="00EA7AE0">
        <w:t>desafiantes</w:t>
      </w:r>
      <w:r w:rsidR="00411E2B">
        <w:t xml:space="preserve"> </w:t>
      </w:r>
      <w:proofErr w:type="spellStart"/>
      <w:r w:rsidR="006E3E96">
        <w:t>desda</w:t>
      </w:r>
      <w:proofErr w:type="spellEnd"/>
      <w:r w:rsidR="006E3E96">
        <w:t xml:space="preserve"> aprendizagem de uma nova linguagem, à aplicação da metodologia d</w:t>
      </w:r>
      <w:r w:rsidR="008C5736">
        <w:t>e engenharia de software.</w:t>
      </w:r>
    </w:p>
    <w:p w14:paraId="3C485926" w14:textId="77777777" w:rsidR="001B17AC" w:rsidRDefault="001B17AC" w:rsidP="00364001"/>
    <w:p w14:paraId="3A232E60" w14:textId="77777777" w:rsidR="00DA6771" w:rsidRDefault="00DA6771" w:rsidP="00364001">
      <w:pPr>
        <w:sectPr w:rsidR="00DA6771" w:rsidSect="005E4503">
          <w:type w:val="oddPage"/>
          <w:pgSz w:w="11906" w:h="16838"/>
          <w:pgMar w:top="1418" w:right="1418" w:bottom="1418" w:left="1701" w:header="709" w:footer="709" w:gutter="0"/>
          <w:cols w:space="708"/>
          <w:docGrid w:linePitch="360"/>
        </w:sectPr>
      </w:pPr>
    </w:p>
    <w:p w14:paraId="76C8AD25" w14:textId="77777777" w:rsidR="001B17AC" w:rsidRPr="00364001" w:rsidRDefault="001B17AC" w:rsidP="00364001"/>
    <w:p w14:paraId="0677FFC3" w14:textId="77777777" w:rsidR="00D74D29" w:rsidRPr="00D74D29" w:rsidRDefault="00D74D29" w:rsidP="00D74D29"/>
    <w:p w14:paraId="14153F8A" w14:textId="77777777" w:rsidR="00DA6771" w:rsidRDefault="00707184" w:rsidP="00DA6771">
      <w:pPr>
        <w:pStyle w:val="Ttulo1"/>
      </w:pPr>
      <w:bookmarkStart w:id="231" w:name="_Toc140544133"/>
      <w:r w:rsidRPr="00707184">
        <w:t xml:space="preserve">Conclusões e </w:t>
      </w:r>
      <w:r w:rsidR="00754357" w:rsidRPr="00707184">
        <w:t>perspetivas</w:t>
      </w:r>
      <w:r w:rsidRPr="00707184">
        <w:t xml:space="preserve"> de trabalho f</w:t>
      </w:r>
      <w:r>
        <w:t>uturo</w:t>
      </w:r>
      <w:bookmarkEnd w:id="231"/>
    </w:p>
    <w:p w14:paraId="7618C356" w14:textId="4120DE99" w:rsidR="00024483" w:rsidRDefault="0049310E" w:rsidP="00024483">
      <w:r>
        <w:t xml:space="preserve">Para trabalho futuro ficam em aberto </w:t>
      </w:r>
      <w:r w:rsidR="00062EC5">
        <w:t xml:space="preserve">a expansão das funcionalidades da APP. Isto inclui </w:t>
      </w:r>
      <w:r w:rsidR="00DB5B76">
        <w:t>previsões de tempo de curto e longo prazo, gráficos históricos de dados meteorológicos</w:t>
      </w:r>
      <w:r w:rsidR="00865CE3">
        <w:t xml:space="preserve"> entre outros. Estas melhorias na utilidade </w:t>
      </w:r>
      <w:r w:rsidR="00FC44FC">
        <w:t xml:space="preserve">proporcionarão uma </w:t>
      </w:r>
      <w:r w:rsidR="00B07DBB">
        <w:t>experiência</w:t>
      </w:r>
      <w:r w:rsidR="00FC44FC">
        <w:t xml:space="preserve"> mais abrangente ao utilizador.</w:t>
      </w:r>
    </w:p>
    <w:p w14:paraId="13A6B3F9" w14:textId="7456A1D0" w:rsidR="00024483" w:rsidRPr="00F024BE" w:rsidRDefault="00024483" w:rsidP="00024483">
      <w:r>
        <w:t>Atualmente a APP utiliza a API “open-</w:t>
      </w:r>
      <w:proofErr w:type="spellStart"/>
      <w:r>
        <w:t>meteo</w:t>
      </w:r>
      <w:proofErr w:type="spellEnd"/>
      <w:r>
        <w:t xml:space="preserve">” como fonte de dados meteorológicos. No entanto, </w:t>
      </w:r>
      <w:r w:rsidR="00B63D3D">
        <w:t xml:space="preserve">uma </w:t>
      </w:r>
      <w:proofErr w:type="spellStart"/>
      <w:r w:rsidR="00B63D3D">
        <w:t>prespetiva</w:t>
      </w:r>
      <w:proofErr w:type="spellEnd"/>
      <w:r w:rsidR="00B63D3D">
        <w:t xml:space="preserve"> interessante seria explorar a possibilidade de integrar com</w:t>
      </w:r>
      <w:r w:rsidR="009D24E4">
        <w:t xml:space="preserve"> a API da Torre Periférica.</w:t>
      </w:r>
    </w:p>
    <w:p w14:paraId="33243FCE" w14:textId="3E83BCAD" w:rsidR="00DA6771" w:rsidRPr="00DA6771" w:rsidRDefault="00DA6771" w:rsidP="00DA6771">
      <w:pPr>
        <w:sectPr w:rsidR="00DA6771" w:rsidRPr="00DA6771" w:rsidSect="005E4503">
          <w:type w:val="oddPage"/>
          <w:pgSz w:w="11906" w:h="16838"/>
          <w:pgMar w:top="1418" w:right="1418" w:bottom="1418" w:left="1701" w:header="709" w:footer="709" w:gutter="0"/>
          <w:cols w:space="708"/>
          <w:docGrid w:linePitch="360"/>
        </w:sectPr>
      </w:pPr>
      <w:r>
        <w:t>Em conclusão, a aplicação “</w:t>
      </w:r>
      <w:proofErr w:type="spellStart"/>
      <w:r>
        <w:t>WeatherTower</w:t>
      </w:r>
      <w:proofErr w:type="spellEnd"/>
      <w:r>
        <w:t>” demonstrou o potencial das boas práticas de engenharia de software e</w:t>
      </w:r>
      <w:r w:rsidR="00BF380B">
        <w:t xml:space="preserve"> </w:t>
      </w:r>
      <w:r>
        <w:t>a escolha adequada de tecnologias e ferramentas</w:t>
      </w:r>
      <w:r w:rsidR="00BF380B">
        <w:t>. O sucesso do projeto está diretamente relacionado à análise de requisitos, ao planeamento cuidadoso, à seleção de dados relevantes,</w:t>
      </w:r>
      <w:r w:rsidR="00631CF7">
        <w:t xml:space="preserve"> ao tratamento eficiente dos dados e ao design intuitivo da interface gráfica. A aplicação representa um avan</w:t>
      </w:r>
      <w:r w:rsidR="00BF5DC5">
        <w:t>ço no acesso e na visualização de informações meteorológicas precisas e atualizadas.</w:t>
      </w:r>
    </w:p>
    <w:p w14:paraId="05CBB734" w14:textId="7B672CB1" w:rsidR="00707184" w:rsidRPr="002A5184" w:rsidRDefault="00707184" w:rsidP="002A5184">
      <w:pPr>
        <w:pStyle w:val="Ttulo1"/>
        <w:numPr>
          <w:ilvl w:val="0"/>
          <w:numId w:val="0"/>
        </w:numPr>
        <w:ind w:left="720"/>
      </w:pPr>
      <w:bookmarkStart w:id="232" w:name="_Toc140544134"/>
      <w:r w:rsidRPr="002A5184">
        <w:lastRenderedPageBreak/>
        <w:t>Ref</w:t>
      </w:r>
      <w:r w:rsidR="000D45B6" w:rsidRPr="002A5184">
        <w:t>e</w:t>
      </w:r>
      <w:r w:rsidRPr="002A5184">
        <w:t>r</w:t>
      </w:r>
      <w:r w:rsidR="000D45B6" w:rsidRPr="002A5184">
        <w:t>ê</w:t>
      </w:r>
      <w:r w:rsidRPr="002A5184">
        <w:t>ncias Bibliográficas</w:t>
      </w:r>
      <w:bookmarkEnd w:id="232"/>
    </w:p>
    <w:p w14:paraId="28CA989E" w14:textId="5D160CA8" w:rsidR="00707184" w:rsidRPr="00895757" w:rsidRDefault="00707184" w:rsidP="00EA7689">
      <w:pPr>
        <w:rPr>
          <w:rFonts w:cs="Times New Roman"/>
        </w:rPr>
      </w:pPr>
      <w:r w:rsidRPr="00895757">
        <w:rPr>
          <w:rFonts w:cs="Times New Roman"/>
        </w:rPr>
        <w:t>[1] (</w:t>
      </w:r>
      <w:hyperlink r:id="rId30" w:history="1">
        <w:r w:rsidRPr="00895757">
          <w:rPr>
            <w:rStyle w:val="Hiperligao"/>
            <w:rFonts w:cs="Times New Roman"/>
          </w:rPr>
          <w:t>https://www.eea.europa.eu/themes/air/country-fact-sheets/2021-country-fact-sheets/portugal</w:t>
        </w:r>
      </w:hyperlink>
      <w:r w:rsidRPr="00895757">
        <w:rPr>
          <w:rFonts w:cs="Times New Roman"/>
        </w:rPr>
        <w:t>)</w:t>
      </w:r>
    </w:p>
    <w:p w14:paraId="4134DA18" w14:textId="4AA3D978" w:rsidR="00707184" w:rsidRPr="00895757" w:rsidRDefault="00707184" w:rsidP="00EA7689">
      <w:pPr>
        <w:rPr>
          <w:rFonts w:cs="Times New Roman"/>
          <w:lang w:val="en-GB"/>
        </w:rPr>
      </w:pPr>
      <w:r w:rsidRPr="00895757">
        <w:rPr>
          <w:rFonts w:cs="Times New Roman"/>
          <w:lang w:val="en-GB"/>
        </w:rPr>
        <w:t xml:space="preserve">[2] </w:t>
      </w:r>
      <w:proofErr w:type="spellStart"/>
      <w:r w:rsidRPr="00895757">
        <w:rPr>
          <w:rFonts w:cs="Times New Roman"/>
          <w:shd w:val="clear" w:color="auto" w:fill="FFFFFF"/>
          <w:lang w:val="en-GB"/>
        </w:rPr>
        <w:t>Lelieveld</w:t>
      </w:r>
      <w:proofErr w:type="spellEnd"/>
      <w:r w:rsidRPr="00895757">
        <w:rPr>
          <w:rFonts w:cs="Times New Roman"/>
          <w:shd w:val="clear" w:color="auto" w:fill="FFFFFF"/>
          <w:lang w:val="en-GB"/>
        </w:rPr>
        <w:t xml:space="preserve">, J., </w:t>
      </w:r>
      <w:proofErr w:type="spellStart"/>
      <w:r w:rsidRPr="00895757">
        <w:rPr>
          <w:rFonts w:cs="Times New Roman"/>
          <w:shd w:val="clear" w:color="auto" w:fill="FFFFFF"/>
          <w:lang w:val="en-GB"/>
        </w:rPr>
        <w:t>Pozzer</w:t>
      </w:r>
      <w:proofErr w:type="spellEnd"/>
      <w:r w:rsidRPr="00895757">
        <w:rPr>
          <w:rFonts w:cs="Times New Roman"/>
          <w:shd w:val="clear" w:color="auto" w:fill="FFFFFF"/>
          <w:lang w:val="en-GB"/>
        </w:rPr>
        <w:t xml:space="preserve">, A., </w:t>
      </w:r>
      <w:proofErr w:type="spellStart"/>
      <w:r w:rsidRPr="00895757">
        <w:rPr>
          <w:rFonts w:cs="Times New Roman"/>
          <w:shd w:val="clear" w:color="auto" w:fill="FFFFFF"/>
          <w:lang w:val="en-GB"/>
        </w:rPr>
        <w:t>Pöschl</w:t>
      </w:r>
      <w:proofErr w:type="spellEnd"/>
      <w:r w:rsidRPr="00895757">
        <w:rPr>
          <w:rFonts w:cs="Times New Roman"/>
          <w:shd w:val="clear" w:color="auto" w:fill="FFFFFF"/>
          <w:lang w:val="en-GB"/>
        </w:rPr>
        <w:t xml:space="preserve">, U., </w:t>
      </w:r>
      <w:proofErr w:type="spellStart"/>
      <w:r w:rsidRPr="00895757">
        <w:rPr>
          <w:rFonts w:cs="Times New Roman"/>
          <w:shd w:val="clear" w:color="auto" w:fill="FFFFFF"/>
          <w:lang w:val="en-GB"/>
        </w:rPr>
        <w:t>Fnais</w:t>
      </w:r>
      <w:proofErr w:type="spellEnd"/>
      <w:r w:rsidRPr="00895757">
        <w:rPr>
          <w:rFonts w:cs="Times New Roman"/>
          <w:shd w:val="clear" w:color="auto" w:fill="FFFFFF"/>
          <w:lang w:val="en-GB"/>
        </w:rPr>
        <w:t xml:space="preserve">, M., Haines, A., &amp; </w:t>
      </w:r>
      <w:proofErr w:type="spellStart"/>
      <w:r w:rsidRPr="00895757">
        <w:rPr>
          <w:rFonts w:cs="Times New Roman"/>
          <w:shd w:val="clear" w:color="auto" w:fill="FFFFFF"/>
          <w:lang w:val="en-GB"/>
        </w:rPr>
        <w:t>Münzel</w:t>
      </w:r>
      <w:proofErr w:type="spellEnd"/>
      <w:r w:rsidRPr="00895757">
        <w:rPr>
          <w:rFonts w:cs="Times New Roman"/>
          <w:shd w:val="clear" w:color="auto" w:fill="FFFFFF"/>
          <w:lang w:val="en-GB"/>
        </w:rPr>
        <w:t>, T. (2020). Loss of life expectancy from air pollution compared to other risk factors: a worldwide perspective. </w:t>
      </w:r>
      <w:r w:rsidRPr="00895757">
        <w:rPr>
          <w:rFonts w:cs="Times New Roman"/>
          <w:i/>
          <w:iCs/>
          <w:shd w:val="clear" w:color="auto" w:fill="FFFFFF"/>
          <w:lang w:val="en-GB"/>
        </w:rPr>
        <w:t>Cardiovascular research</w:t>
      </w:r>
      <w:r w:rsidRPr="00895757">
        <w:rPr>
          <w:rFonts w:cs="Times New Roman"/>
          <w:shd w:val="clear" w:color="auto" w:fill="FFFFFF"/>
          <w:lang w:val="en-GB"/>
        </w:rPr>
        <w:t>, </w:t>
      </w:r>
      <w:r w:rsidRPr="00895757">
        <w:rPr>
          <w:rFonts w:cs="Times New Roman"/>
          <w:i/>
          <w:iCs/>
          <w:shd w:val="clear" w:color="auto" w:fill="FFFFFF"/>
          <w:lang w:val="en-GB"/>
        </w:rPr>
        <w:t>116</w:t>
      </w:r>
      <w:r w:rsidRPr="00895757">
        <w:rPr>
          <w:rFonts w:cs="Times New Roman"/>
          <w:shd w:val="clear" w:color="auto" w:fill="FFFFFF"/>
          <w:lang w:val="en-GB"/>
        </w:rPr>
        <w:t>(11), 1910-1917.</w:t>
      </w:r>
    </w:p>
    <w:p w14:paraId="5F52B1D2" w14:textId="53D71C45" w:rsidR="00707184" w:rsidRPr="00895757" w:rsidRDefault="00707184" w:rsidP="00EA7689">
      <w:pPr>
        <w:rPr>
          <w:rFonts w:cs="Times New Roman"/>
          <w:shd w:val="clear" w:color="auto" w:fill="FFFFFF"/>
          <w:lang w:val="en-GB"/>
        </w:rPr>
      </w:pPr>
      <w:r w:rsidRPr="00895757">
        <w:rPr>
          <w:rFonts w:cs="Times New Roman"/>
          <w:lang w:val="en-GB"/>
        </w:rPr>
        <w:t xml:space="preserve">[3] </w:t>
      </w:r>
      <w:r w:rsidRPr="00895757">
        <w:rPr>
          <w:rFonts w:cs="Times New Roman"/>
          <w:shd w:val="clear" w:color="auto" w:fill="FFFFFF"/>
          <w:lang w:val="en-GB"/>
        </w:rPr>
        <w:t xml:space="preserve">F. Akhter, H. </w:t>
      </w:r>
      <w:proofErr w:type="spellStart"/>
      <w:r w:rsidRPr="00895757">
        <w:rPr>
          <w:rFonts w:cs="Times New Roman"/>
          <w:shd w:val="clear" w:color="auto" w:fill="FFFFFF"/>
          <w:lang w:val="en-GB"/>
        </w:rPr>
        <w:t>Siddiquei</w:t>
      </w:r>
      <w:proofErr w:type="spellEnd"/>
      <w:r w:rsidRPr="00895757">
        <w:rPr>
          <w:rFonts w:cs="Times New Roman"/>
          <w:shd w:val="clear" w:color="auto" w:fill="FFFFFF"/>
          <w:lang w:val="en-GB"/>
        </w:rPr>
        <w:t xml:space="preserve">, M.E.E. </w:t>
      </w:r>
      <w:proofErr w:type="spellStart"/>
      <w:r w:rsidRPr="00895757">
        <w:rPr>
          <w:rFonts w:cs="Times New Roman"/>
          <w:shd w:val="clear" w:color="auto" w:fill="FFFFFF"/>
          <w:lang w:val="en-GB"/>
        </w:rPr>
        <w:t>Alahi</w:t>
      </w:r>
      <w:proofErr w:type="spellEnd"/>
      <w:r w:rsidRPr="00895757">
        <w:rPr>
          <w:rFonts w:cs="Times New Roman"/>
          <w:shd w:val="clear" w:color="auto" w:fill="FFFFFF"/>
          <w:lang w:val="en-GB"/>
        </w:rPr>
        <w:t>, S. Mukhopadhyay, Design and Development of an IoT-enabled Portable Phosphate Detection System in Water for Smart Agriculture, Sensors and Actuators A: Physical (2021), 112861.</w:t>
      </w:r>
    </w:p>
    <w:p w14:paraId="3E53FFCB" w14:textId="6C1591F8" w:rsidR="00547E53" w:rsidRPr="00895757" w:rsidRDefault="00547E53" w:rsidP="00EA7689">
      <w:pPr>
        <w:rPr>
          <w:rFonts w:cs="Times New Roman"/>
          <w:color w:val="222222"/>
          <w:shd w:val="clear" w:color="auto" w:fill="FFFFFF"/>
          <w:lang w:val="en-GB"/>
        </w:rPr>
      </w:pPr>
      <w:r w:rsidRPr="00895757">
        <w:rPr>
          <w:rFonts w:cs="Times New Roman"/>
          <w:shd w:val="clear" w:color="auto" w:fill="FFFFFF"/>
        </w:rPr>
        <w:t>[4]</w:t>
      </w:r>
      <w:r w:rsidR="007C39FB" w:rsidRPr="00895757">
        <w:rPr>
          <w:rFonts w:cs="Times New Roman"/>
          <w:shd w:val="clear" w:color="auto" w:fill="FFFFFF"/>
        </w:rPr>
        <w:t xml:space="preserve"> </w:t>
      </w:r>
      <w:r w:rsidR="007C39FB" w:rsidRPr="00895757">
        <w:rPr>
          <w:rFonts w:cs="Times New Roman"/>
          <w:color w:val="222222"/>
          <w:shd w:val="clear" w:color="auto" w:fill="FFFFFF"/>
        </w:rPr>
        <w:t xml:space="preserve">Ali, A. I., </w:t>
      </w:r>
      <w:proofErr w:type="spellStart"/>
      <w:r w:rsidR="007C39FB" w:rsidRPr="00895757">
        <w:rPr>
          <w:rFonts w:cs="Times New Roman"/>
          <w:color w:val="222222"/>
          <w:shd w:val="clear" w:color="auto" w:fill="FFFFFF"/>
        </w:rPr>
        <w:t>Partal</w:t>
      </w:r>
      <w:proofErr w:type="spellEnd"/>
      <w:r w:rsidR="007C39FB" w:rsidRPr="00895757">
        <w:rPr>
          <w:rFonts w:cs="Times New Roman"/>
          <w:color w:val="222222"/>
          <w:shd w:val="clear" w:color="auto" w:fill="FFFFFF"/>
        </w:rPr>
        <w:t xml:space="preserve">, S. Z., </w:t>
      </w:r>
      <w:proofErr w:type="spellStart"/>
      <w:r w:rsidR="007C39FB" w:rsidRPr="00895757">
        <w:rPr>
          <w:rFonts w:cs="Times New Roman"/>
          <w:color w:val="222222"/>
          <w:shd w:val="clear" w:color="auto" w:fill="FFFFFF"/>
        </w:rPr>
        <w:t>Kepke</w:t>
      </w:r>
      <w:proofErr w:type="spellEnd"/>
      <w:r w:rsidR="007C39FB" w:rsidRPr="00895757">
        <w:rPr>
          <w:rFonts w:cs="Times New Roman"/>
          <w:color w:val="222222"/>
          <w:shd w:val="clear" w:color="auto" w:fill="FFFFFF"/>
        </w:rPr>
        <w:t xml:space="preserve">, S., &amp; </w:t>
      </w:r>
      <w:proofErr w:type="spellStart"/>
      <w:r w:rsidR="007C39FB" w:rsidRPr="00895757">
        <w:rPr>
          <w:rFonts w:cs="Times New Roman"/>
          <w:color w:val="222222"/>
          <w:shd w:val="clear" w:color="auto" w:fill="FFFFFF"/>
        </w:rPr>
        <w:t>Partal</w:t>
      </w:r>
      <w:proofErr w:type="spellEnd"/>
      <w:r w:rsidR="007C39FB" w:rsidRPr="00895757">
        <w:rPr>
          <w:rFonts w:cs="Times New Roman"/>
          <w:color w:val="222222"/>
          <w:shd w:val="clear" w:color="auto" w:fill="FFFFFF"/>
        </w:rPr>
        <w:t xml:space="preserve">, H. P. (2019, </w:t>
      </w:r>
      <w:proofErr w:type="spellStart"/>
      <w:r w:rsidR="007C39FB" w:rsidRPr="00895757">
        <w:rPr>
          <w:rFonts w:cs="Times New Roman"/>
          <w:color w:val="222222"/>
          <w:shd w:val="clear" w:color="auto" w:fill="FFFFFF"/>
        </w:rPr>
        <w:t>June</w:t>
      </w:r>
      <w:proofErr w:type="spellEnd"/>
      <w:r w:rsidR="007C39FB" w:rsidRPr="00895757">
        <w:rPr>
          <w:rFonts w:cs="Times New Roman"/>
          <w:color w:val="222222"/>
          <w:shd w:val="clear" w:color="auto" w:fill="FFFFFF"/>
        </w:rPr>
        <w:t xml:space="preserve">). </w:t>
      </w:r>
      <w:r w:rsidR="007C39FB" w:rsidRPr="00895757">
        <w:rPr>
          <w:rFonts w:cs="Times New Roman"/>
          <w:color w:val="222222"/>
          <w:shd w:val="clear" w:color="auto" w:fill="FFFFFF"/>
          <w:lang w:val="en-GB"/>
        </w:rPr>
        <w:t>ZigBee and LoRa based wireless sensors for smart environment and IoT applications. In </w:t>
      </w:r>
      <w:r w:rsidR="007C39FB" w:rsidRPr="00895757">
        <w:rPr>
          <w:rFonts w:cs="Times New Roman"/>
          <w:i/>
          <w:iCs/>
          <w:color w:val="222222"/>
          <w:shd w:val="clear" w:color="auto" w:fill="FFFFFF"/>
          <w:lang w:val="en-GB"/>
        </w:rPr>
        <w:t>2019 1st Global Power, Energy and Communication Conference (GPECOM)</w:t>
      </w:r>
      <w:r w:rsidR="007C39FB" w:rsidRPr="00895757">
        <w:rPr>
          <w:rFonts w:cs="Times New Roman"/>
          <w:color w:val="222222"/>
          <w:shd w:val="clear" w:color="auto" w:fill="FFFFFF"/>
          <w:lang w:val="en-GB"/>
        </w:rPr>
        <w:t> (pp. 19-23). IEEE.</w:t>
      </w:r>
    </w:p>
    <w:p w14:paraId="2B90D9D5" w14:textId="3E9E1A69" w:rsidR="007C39FB" w:rsidRPr="00895757" w:rsidRDefault="007C39FB" w:rsidP="00EA7689">
      <w:pPr>
        <w:rPr>
          <w:rFonts w:cs="Times New Roman"/>
          <w:u w:val="single"/>
          <w:shd w:val="clear" w:color="auto" w:fill="FFFFFF"/>
          <w:lang w:val="en-GB"/>
        </w:rPr>
      </w:pPr>
      <w:r w:rsidRPr="00895757">
        <w:rPr>
          <w:rFonts w:cs="Times New Roman"/>
          <w:color w:val="222222"/>
          <w:shd w:val="clear" w:color="auto" w:fill="FFFFFF"/>
          <w:lang w:val="en-GB"/>
        </w:rPr>
        <w:t>[5]</w:t>
      </w:r>
      <w:r w:rsidR="00BD35EF" w:rsidRPr="00895757">
        <w:rPr>
          <w:rFonts w:cs="Times New Roman"/>
          <w:color w:val="222222"/>
          <w:shd w:val="clear" w:color="auto" w:fill="FFFFFF"/>
          <w:lang w:val="en-GB"/>
        </w:rPr>
        <w:t xml:space="preserve"> Bose, S., Mukherjee, M., Kundu, A., &amp; Banerjee, M. (2018). A comparative study: java vs </w:t>
      </w:r>
      <w:proofErr w:type="spellStart"/>
      <w:r w:rsidR="00BD35EF" w:rsidRPr="00895757">
        <w:rPr>
          <w:rFonts w:cs="Times New Roman"/>
          <w:color w:val="222222"/>
          <w:shd w:val="clear" w:color="auto" w:fill="FFFFFF"/>
          <w:lang w:val="en-GB"/>
        </w:rPr>
        <w:t>kotlin</w:t>
      </w:r>
      <w:proofErr w:type="spellEnd"/>
      <w:r w:rsidR="00BD35EF" w:rsidRPr="00895757">
        <w:rPr>
          <w:rFonts w:cs="Times New Roman"/>
          <w:color w:val="222222"/>
          <w:shd w:val="clear" w:color="auto" w:fill="FFFFFF"/>
          <w:lang w:val="en-GB"/>
        </w:rPr>
        <w:t xml:space="preserve"> programming in android application development. </w:t>
      </w:r>
      <w:r w:rsidR="00BD35EF" w:rsidRPr="00895757">
        <w:rPr>
          <w:rFonts w:cs="Times New Roman"/>
          <w:i/>
          <w:iCs/>
          <w:color w:val="222222"/>
          <w:shd w:val="clear" w:color="auto" w:fill="FFFFFF"/>
          <w:lang w:val="en-GB"/>
        </w:rPr>
        <w:t>International Journal of Advanced Research in Computer Science</w:t>
      </w:r>
      <w:r w:rsidR="00BD35EF" w:rsidRPr="00895757">
        <w:rPr>
          <w:rFonts w:cs="Times New Roman"/>
          <w:color w:val="222222"/>
          <w:shd w:val="clear" w:color="auto" w:fill="FFFFFF"/>
          <w:lang w:val="en-GB"/>
        </w:rPr>
        <w:t>, </w:t>
      </w:r>
      <w:r w:rsidR="00BD35EF" w:rsidRPr="00895757">
        <w:rPr>
          <w:rFonts w:cs="Times New Roman"/>
          <w:i/>
          <w:iCs/>
          <w:color w:val="222222"/>
          <w:shd w:val="clear" w:color="auto" w:fill="FFFFFF"/>
          <w:lang w:val="en-GB"/>
        </w:rPr>
        <w:t>9</w:t>
      </w:r>
      <w:r w:rsidR="00BD35EF" w:rsidRPr="00895757">
        <w:rPr>
          <w:rFonts w:cs="Times New Roman"/>
          <w:color w:val="222222"/>
          <w:shd w:val="clear" w:color="auto" w:fill="FFFFFF"/>
          <w:lang w:val="en-GB"/>
        </w:rPr>
        <w:t>(3), 41-45.</w:t>
      </w:r>
    </w:p>
    <w:p w14:paraId="4D4D1F8D" w14:textId="7B104232" w:rsidR="00651AFE" w:rsidRPr="007770C7" w:rsidRDefault="00651AFE" w:rsidP="00EA7689">
      <w:pPr>
        <w:rPr>
          <w:rFonts w:cs="Times New Roman"/>
        </w:rPr>
      </w:pPr>
      <w:r w:rsidRPr="007770C7">
        <w:rPr>
          <w:rFonts w:cs="Times New Roman"/>
          <w:shd w:val="clear" w:color="auto" w:fill="FFFFFF"/>
        </w:rPr>
        <w:t>[</w:t>
      </w:r>
      <w:r w:rsidR="00F73017" w:rsidRPr="007770C7">
        <w:rPr>
          <w:rFonts w:cs="Times New Roman"/>
          <w:shd w:val="clear" w:color="auto" w:fill="FFFFFF"/>
        </w:rPr>
        <w:t>6</w:t>
      </w:r>
      <w:r w:rsidRPr="007770C7">
        <w:rPr>
          <w:rFonts w:cs="Times New Roman"/>
          <w:shd w:val="clear" w:color="auto" w:fill="FFFFFF"/>
        </w:rPr>
        <w:t xml:space="preserve">] </w:t>
      </w:r>
      <w:r w:rsidR="00466D3E" w:rsidRPr="007770C7">
        <w:rPr>
          <w:rFonts w:cs="Times New Roman"/>
        </w:rPr>
        <w:t>O que é a internet das coisas (</w:t>
      </w:r>
      <w:r w:rsidR="00D83E30" w:rsidRPr="007770C7">
        <w:rPr>
          <w:rFonts w:cs="Times New Roman"/>
        </w:rPr>
        <w:t>I</w:t>
      </w:r>
      <w:r w:rsidR="00466D3E" w:rsidRPr="007770C7">
        <w:rPr>
          <w:rFonts w:cs="Times New Roman"/>
        </w:rPr>
        <w:t>o</w:t>
      </w:r>
      <w:r w:rsidR="00D83E30" w:rsidRPr="007770C7">
        <w:rPr>
          <w:rFonts w:cs="Times New Roman"/>
        </w:rPr>
        <w:t>T</w:t>
      </w:r>
      <w:proofErr w:type="gramStart"/>
      <w:r w:rsidR="00466D3E" w:rsidRPr="007770C7">
        <w:rPr>
          <w:rFonts w:cs="Times New Roman"/>
        </w:rPr>
        <w:t>)?,</w:t>
      </w:r>
      <w:proofErr w:type="gramEnd"/>
      <w:r w:rsidR="00466D3E" w:rsidRPr="007770C7">
        <w:rPr>
          <w:rFonts w:cs="Times New Roman"/>
        </w:rPr>
        <w:t xml:space="preserve"> htt</w:t>
      </w:r>
      <w:r w:rsidR="00D83E30" w:rsidRPr="007770C7">
        <w:rPr>
          <w:rFonts w:cs="Times New Roman"/>
        </w:rPr>
        <w:t>ps</w:t>
      </w:r>
      <w:r w:rsidR="00466D3E" w:rsidRPr="007770C7">
        <w:rPr>
          <w:rFonts w:cs="Times New Roman"/>
        </w:rPr>
        <w:t>://www.tibco.com/sites/tibco/files/mediaentity/2020-05/IoT.png</w:t>
      </w:r>
    </w:p>
    <w:p w14:paraId="1408D3E0" w14:textId="12F58B84" w:rsidR="0009333E" w:rsidRPr="00895757" w:rsidRDefault="0009333E" w:rsidP="00EA7689">
      <w:pPr>
        <w:rPr>
          <w:rFonts w:cs="Times New Roman"/>
          <w:color w:val="222222"/>
          <w:shd w:val="clear" w:color="auto" w:fill="FFFFFF"/>
          <w:lang w:val="en-GB"/>
        </w:rPr>
      </w:pPr>
      <w:r w:rsidRPr="00895757">
        <w:rPr>
          <w:rFonts w:cs="Times New Roman"/>
          <w:lang w:val="en-GB"/>
        </w:rPr>
        <w:t>[7]</w:t>
      </w:r>
      <w:r w:rsidR="00853C2F" w:rsidRPr="00895757">
        <w:rPr>
          <w:rFonts w:cs="Times New Roman"/>
          <w:lang w:val="en-GB"/>
        </w:rPr>
        <w:t xml:space="preserve"> </w:t>
      </w:r>
      <w:r w:rsidR="00853C2F" w:rsidRPr="00895757">
        <w:rPr>
          <w:rFonts w:cs="Times New Roman"/>
          <w:color w:val="222222"/>
          <w:shd w:val="clear" w:color="auto" w:fill="FFFFFF"/>
          <w:lang w:val="en-GB"/>
        </w:rPr>
        <w:t>Gokhale, P., Bhat, O., &amp; Bhat, S. (2018). Introduction to IOT. </w:t>
      </w:r>
      <w:r w:rsidR="00853C2F" w:rsidRPr="00895757">
        <w:rPr>
          <w:rFonts w:cs="Times New Roman"/>
          <w:i/>
          <w:iCs/>
          <w:color w:val="222222"/>
          <w:shd w:val="clear" w:color="auto" w:fill="FFFFFF"/>
          <w:lang w:val="en-GB"/>
        </w:rPr>
        <w:t>International Advanced Research Journal in Science, Engineering and Technology</w:t>
      </w:r>
      <w:r w:rsidR="00853C2F" w:rsidRPr="00895757">
        <w:rPr>
          <w:rFonts w:cs="Times New Roman"/>
          <w:color w:val="222222"/>
          <w:shd w:val="clear" w:color="auto" w:fill="FFFFFF"/>
          <w:lang w:val="en-GB"/>
        </w:rPr>
        <w:t>, </w:t>
      </w:r>
      <w:r w:rsidR="00853C2F" w:rsidRPr="00895757">
        <w:rPr>
          <w:rFonts w:cs="Times New Roman"/>
          <w:i/>
          <w:iCs/>
          <w:color w:val="222222"/>
          <w:shd w:val="clear" w:color="auto" w:fill="FFFFFF"/>
          <w:lang w:val="en-GB"/>
        </w:rPr>
        <w:t>5</w:t>
      </w:r>
      <w:r w:rsidR="00853C2F" w:rsidRPr="00895757">
        <w:rPr>
          <w:rFonts w:cs="Times New Roman"/>
          <w:color w:val="222222"/>
          <w:shd w:val="clear" w:color="auto" w:fill="FFFFFF"/>
          <w:lang w:val="en-GB"/>
        </w:rPr>
        <w:t>(1), 41-44.</w:t>
      </w:r>
    </w:p>
    <w:p w14:paraId="594ED32D" w14:textId="6AC5061B" w:rsidR="00E60056" w:rsidRPr="00895757" w:rsidRDefault="00E60056" w:rsidP="00E60056">
      <w:pPr>
        <w:rPr>
          <w:rFonts w:cs="Times New Roman"/>
          <w:color w:val="222222"/>
          <w:shd w:val="clear" w:color="auto" w:fill="FFFFFF"/>
          <w:lang w:val="en-GB"/>
        </w:rPr>
      </w:pPr>
      <w:r w:rsidRPr="00895757">
        <w:rPr>
          <w:rFonts w:cs="Times New Roman"/>
          <w:color w:val="222222"/>
          <w:shd w:val="clear" w:color="auto" w:fill="FFFFFF"/>
          <w:lang w:val="en-GB"/>
        </w:rPr>
        <w:t xml:space="preserve">[8] </w:t>
      </w:r>
      <w:r w:rsidR="003459DD" w:rsidRPr="00895757">
        <w:rPr>
          <w:rFonts w:cs="Times New Roman"/>
          <w:lang w:val="en-GB"/>
        </w:rPr>
        <w:t>Olivier Bernard André Seller</w:t>
      </w:r>
      <w:r w:rsidR="007B6B29" w:rsidRPr="00895757">
        <w:rPr>
          <w:rFonts w:cs="Times New Roman"/>
          <w:lang w:val="en-GB"/>
        </w:rPr>
        <w:t>. (2014)</w:t>
      </w:r>
      <w:r w:rsidR="00391B11" w:rsidRPr="00895757">
        <w:rPr>
          <w:rFonts w:cs="Times New Roman"/>
          <w:lang w:val="en-GB"/>
        </w:rPr>
        <w:t>.</w:t>
      </w:r>
      <w:r w:rsidR="003459DD" w:rsidRPr="00895757">
        <w:rPr>
          <w:rFonts w:cs="Times New Roman"/>
          <w:lang w:val="en-GB"/>
        </w:rPr>
        <w:t xml:space="preserve"> </w:t>
      </w:r>
      <w:r w:rsidR="00085C4A" w:rsidRPr="00895757">
        <w:rPr>
          <w:rFonts w:cs="Times New Roman"/>
          <w:lang w:val="en-GB"/>
        </w:rPr>
        <w:t>Wireless communication method</w:t>
      </w:r>
      <w:r w:rsidR="00A2749A" w:rsidRPr="00895757">
        <w:rPr>
          <w:rFonts w:cs="Times New Roman"/>
          <w:lang w:val="en-GB"/>
        </w:rPr>
        <w:t xml:space="preserve"> </w:t>
      </w:r>
      <w:r w:rsidR="00391B11" w:rsidRPr="00895757">
        <w:rPr>
          <w:rFonts w:cs="Times New Roman"/>
          <w:lang w:val="en-GB"/>
        </w:rPr>
        <w:t>(</w:t>
      </w:r>
      <w:r w:rsidR="002F6CAC" w:rsidRPr="00895757">
        <w:rPr>
          <w:rFonts w:cs="Times New Roman"/>
          <w:lang w:val="en-GB"/>
        </w:rPr>
        <w:t>US</w:t>
      </w:r>
      <w:r w:rsidR="00FD3577" w:rsidRPr="00895757">
        <w:rPr>
          <w:rFonts w:cs="Times New Roman"/>
          <w:lang w:val="en-GB"/>
        </w:rPr>
        <w:t xml:space="preserve"> Patent No. 9647718B2</w:t>
      </w:r>
      <w:r w:rsidR="00391B11" w:rsidRPr="00895757">
        <w:rPr>
          <w:rFonts w:cs="Times New Roman"/>
          <w:lang w:val="en-GB"/>
        </w:rPr>
        <w:t>)</w:t>
      </w:r>
      <w:r w:rsidR="00FD3577" w:rsidRPr="00895757">
        <w:rPr>
          <w:rFonts w:cs="Times New Roman"/>
          <w:lang w:val="en-GB"/>
        </w:rPr>
        <w:t xml:space="preserve">. </w:t>
      </w:r>
      <w:r w:rsidR="00B60B53" w:rsidRPr="00895757">
        <w:rPr>
          <w:rFonts w:cs="Times New Roman"/>
          <w:lang w:val="en-GB"/>
        </w:rPr>
        <w:t xml:space="preserve">U.S. </w:t>
      </w:r>
      <w:proofErr w:type="spellStart"/>
      <w:r w:rsidR="00B60B53" w:rsidRPr="00895757">
        <w:rPr>
          <w:rFonts w:cs="Times New Roman"/>
          <w:lang w:val="en-GB"/>
        </w:rPr>
        <w:t>Patente</w:t>
      </w:r>
      <w:proofErr w:type="spellEnd"/>
      <w:r w:rsidR="00B60B53" w:rsidRPr="00895757">
        <w:rPr>
          <w:rFonts w:cs="Times New Roman"/>
          <w:lang w:val="en-GB"/>
        </w:rPr>
        <w:t xml:space="preserve">. </w:t>
      </w:r>
      <w:hyperlink r:id="rId31" w:history="1">
        <w:r w:rsidR="00B60B53" w:rsidRPr="00895757">
          <w:rPr>
            <w:rStyle w:val="Hiperligao"/>
            <w:rFonts w:cs="Times New Roman"/>
            <w:shd w:val="clear" w:color="auto" w:fill="FFFFFF"/>
            <w:lang w:val="en-GB"/>
          </w:rPr>
          <w:t>https://patents.google.com/patent/US9647718B2/fr</w:t>
        </w:r>
      </w:hyperlink>
    </w:p>
    <w:p w14:paraId="5043ADBD" w14:textId="59617207" w:rsidR="000914CF" w:rsidRPr="00895757" w:rsidRDefault="00B60B53" w:rsidP="000914CF">
      <w:pPr>
        <w:jc w:val="left"/>
        <w:rPr>
          <w:rStyle w:val="Hiperligao"/>
          <w:rFonts w:cs="Times New Roman"/>
          <w:color w:val="auto"/>
          <w:u w:val="none"/>
          <w:lang w:val="en-GB"/>
        </w:rPr>
      </w:pPr>
      <w:r w:rsidRPr="00895757">
        <w:rPr>
          <w:rFonts w:cs="Times New Roman"/>
          <w:color w:val="222222"/>
          <w:shd w:val="clear" w:color="auto" w:fill="FFFFFF"/>
          <w:lang w:val="en-GB"/>
        </w:rPr>
        <w:t xml:space="preserve">[9] </w:t>
      </w:r>
      <w:proofErr w:type="spellStart"/>
      <w:r w:rsidR="003021E1" w:rsidRPr="00895757">
        <w:rPr>
          <w:rFonts w:cs="Times New Roman"/>
          <w:color w:val="222222"/>
          <w:shd w:val="clear" w:color="auto" w:fill="FFFFFF"/>
          <w:lang w:val="en-GB"/>
        </w:rPr>
        <w:t>Semtech</w:t>
      </w:r>
      <w:proofErr w:type="spellEnd"/>
      <w:r w:rsidR="007520AA" w:rsidRPr="00895757">
        <w:rPr>
          <w:rFonts w:cs="Times New Roman"/>
          <w:color w:val="222222"/>
          <w:shd w:val="clear" w:color="auto" w:fill="FFFFFF"/>
          <w:lang w:val="en-GB"/>
        </w:rPr>
        <w:t xml:space="preserve">, </w:t>
      </w:r>
      <w:r w:rsidR="00FD508F" w:rsidRPr="00895757">
        <w:rPr>
          <w:rFonts w:cs="Times New Roman"/>
          <w:color w:val="222222"/>
          <w:shd w:val="clear" w:color="auto" w:fill="FFFFFF"/>
          <w:lang w:val="en-GB"/>
        </w:rPr>
        <w:t>“</w:t>
      </w:r>
      <w:r w:rsidR="007520AA" w:rsidRPr="00895757">
        <w:rPr>
          <w:rFonts w:cs="Times New Roman"/>
          <w:i/>
          <w:iCs/>
          <w:color w:val="222222"/>
          <w:shd w:val="clear" w:color="auto" w:fill="FFFFFF"/>
          <w:lang w:val="en-GB"/>
        </w:rPr>
        <w:t xml:space="preserve">What are LoRa and </w:t>
      </w:r>
      <w:proofErr w:type="spellStart"/>
      <w:r w:rsidR="007520AA" w:rsidRPr="00895757">
        <w:rPr>
          <w:rFonts w:cs="Times New Roman"/>
          <w:i/>
          <w:iCs/>
          <w:color w:val="222222"/>
          <w:shd w:val="clear" w:color="auto" w:fill="FFFFFF"/>
          <w:lang w:val="en-GB"/>
        </w:rPr>
        <w:t>LoRaWAN</w:t>
      </w:r>
      <w:proofErr w:type="spellEnd"/>
      <w:r w:rsidR="007520AA" w:rsidRPr="00895757">
        <w:rPr>
          <w:rFonts w:cs="Times New Roman"/>
          <w:i/>
          <w:iCs/>
          <w:color w:val="222222"/>
          <w:shd w:val="clear" w:color="auto" w:fill="FFFFFF"/>
          <w:lang w:val="en-GB"/>
        </w:rPr>
        <w:t>?</w:t>
      </w:r>
      <w:r w:rsidR="00FD508F" w:rsidRPr="00895757">
        <w:rPr>
          <w:rFonts w:cs="Times New Roman"/>
          <w:color w:val="222222"/>
          <w:shd w:val="clear" w:color="auto" w:fill="FFFFFF"/>
          <w:lang w:val="en-GB"/>
        </w:rPr>
        <w:t>”</w:t>
      </w:r>
      <w:r w:rsidR="00F95E43" w:rsidRPr="00895757">
        <w:rPr>
          <w:rFonts w:cs="Times New Roman"/>
          <w:color w:val="222222"/>
          <w:shd w:val="clear" w:color="auto" w:fill="FFFFFF"/>
          <w:lang w:val="en-GB"/>
        </w:rPr>
        <w:t xml:space="preserve">, </w:t>
      </w:r>
      <w:hyperlink r:id="rId32" w:history="1">
        <w:r w:rsidR="000914CF" w:rsidRPr="00895757">
          <w:rPr>
            <w:rStyle w:val="Hiperligao"/>
            <w:rFonts w:cs="Times New Roman"/>
            <w:lang w:val="en-GB"/>
          </w:rPr>
          <w:t>https://loradevelopers.semtech.com/documentation/tech-papers-and-guides/lora-and-lorawan/</w:t>
        </w:r>
      </w:hyperlink>
      <w:commentRangeStart w:id="233"/>
      <w:commentRangeEnd w:id="233"/>
      <w:r w:rsidR="00F95E43" w:rsidRPr="00895757">
        <w:rPr>
          <w:rStyle w:val="Refdecomentrio"/>
          <w:rFonts w:cs="Times New Roman"/>
          <w:sz w:val="22"/>
          <w:szCs w:val="22"/>
        </w:rPr>
        <w:commentReference w:id="233"/>
      </w:r>
      <w:r w:rsidR="00F95E43" w:rsidRPr="00895757">
        <w:rPr>
          <w:rStyle w:val="Hiperligao"/>
          <w:rFonts w:cs="Times New Roman"/>
          <w:lang w:val="en-GB"/>
        </w:rPr>
        <w:t xml:space="preserve"> </w:t>
      </w:r>
      <w:r w:rsidR="00F95E43" w:rsidRPr="00895757">
        <w:rPr>
          <w:rStyle w:val="Hiperligao"/>
          <w:rFonts w:cs="Times New Roman"/>
          <w:color w:val="auto"/>
          <w:u w:val="none"/>
          <w:lang w:val="en-GB"/>
        </w:rPr>
        <w:t xml:space="preserve">, </w:t>
      </w:r>
      <w:proofErr w:type="spellStart"/>
      <w:r w:rsidR="00F95E43" w:rsidRPr="00895757">
        <w:rPr>
          <w:rStyle w:val="Hiperligao"/>
          <w:rFonts w:cs="Times New Roman"/>
          <w:color w:val="auto"/>
          <w:u w:val="none"/>
          <w:lang w:val="en-GB"/>
        </w:rPr>
        <w:t>visitado</w:t>
      </w:r>
      <w:proofErr w:type="spellEnd"/>
      <w:r w:rsidR="00F95E43" w:rsidRPr="00895757">
        <w:rPr>
          <w:rStyle w:val="Hiperligao"/>
          <w:rFonts w:cs="Times New Roman"/>
          <w:color w:val="auto"/>
          <w:u w:val="none"/>
          <w:lang w:val="en-GB"/>
        </w:rPr>
        <w:t xml:space="preserve"> a </w:t>
      </w:r>
      <w:r w:rsidR="000914CF" w:rsidRPr="00895757">
        <w:rPr>
          <w:rStyle w:val="Hiperligao"/>
          <w:rFonts w:cs="Times New Roman"/>
          <w:color w:val="auto"/>
          <w:u w:val="none"/>
          <w:lang w:val="en-GB"/>
        </w:rPr>
        <w:t>30/04/2023.</w:t>
      </w:r>
    </w:p>
    <w:p w14:paraId="2B96D5AC" w14:textId="241E6BEC" w:rsidR="000914CF" w:rsidRPr="00895757" w:rsidRDefault="000914CF" w:rsidP="000914CF">
      <w:pPr>
        <w:jc w:val="left"/>
        <w:rPr>
          <w:rStyle w:val="Hiperligao"/>
          <w:rFonts w:cs="Times New Roman"/>
          <w:color w:val="auto"/>
          <w:u w:val="none"/>
        </w:rPr>
      </w:pPr>
      <w:r w:rsidRPr="00895757">
        <w:rPr>
          <w:rStyle w:val="Hiperligao"/>
          <w:rFonts w:cs="Times New Roman"/>
          <w:color w:val="auto"/>
          <w:u w:val="none"/>
        </w:rPr>
        <w:t>[10]</w:t>
      </w:r>
      <w:r w:rsidR="00332AB8" w:rsidRPr="00895757">
        <w:rPr>
          <w:rFonts w:cs="Times New Roman"/>
        </w:rPr>
        <w:t xml:space="preserve"> </w:t>
      </w:r>
      <w:r w:rsidR="003C215A" w:rsidRPr="00895757">
        <w:rPr>
          <w:rFonts w:cs="Times New Roman"/>
        </w:rPr>
        <w:t xml:space="preserve">Imagem encontrada em: </w:t>
      </w:r>
      <w:hyperlink r:id="rId33" w:history="1">
        <w:r w:rsidR="00B6454F" w:rsidRPr="00F52207">
          <w:rPr>
            <w:rStyle w:val="Hiperligao"/>
            <w:rFonts w:cs="Times New Roman"/>
          </w:rPr>
          <w:t>https://www.everythingrf.com/community/what-is- lora visitado a 30/04/2023</w:t>
        </w:r>
      </w:hyperlink>
    </w:p>
    <w:p w14:paraId="2BD605C6" w14:textId="298473AA" w:rsidR="004A3074" w:rsidRPr="00895757" w:rsidRDefault="004A3074" w:rsidP="000914CF">
      <w:pPr>
        <w:jc w:val="left"/>
        <w:rPr>
          <w:rStyle w:val="Hiperligao"/>
          <w:rFonts w:cs="Times New Roman"/>
          <w:color w:val="auto"/>
          <w:u w:val="none"/>
          <w:lang w:val="en-GB"/>
        </w:rPr>
      </w:pPr>
      <w:r w:rsidRPr="00895757">
        <w:rPr>
          <w:rStyle w:val="Hiperligao"/>
          <w:rFonts w:cs="Times New Roman"/>
          <w:color w:val="auto"/>
          <w:u w:val="none"/>
          <w:lang w:val="en-GB"/>
        </w:rPr>
        <w:t xml:space="preserve">[11] </w:t>
      </w:r>
      <w:r w:rsidRPr="00895757">
        <w:rPr>
          <w:rStyle w:val="authors"/>
          <w:rFonts w:cs="Times New Roman"/>
          <w:color w:val="333333"/>
          <w:shd w:val="clear" w:color="auto" w:fill="FFFFFF"/>
          <w:lang w:val="en-GB"/>
        </w:rPr>
        <w:t xml:space="preserve">S. J. Suji Prasad, M. </w:t>
      </w:r>
      <w:proofErr w:type="spellStart"/>
      <w:r w:rsidRPr="00895757">
        <w:rPr>
          <w:rStyle w:val="authors"/>
          <w:rFonts w:cs="Times New Roman"/>
          <w:color w:val="333333"/>
          <w:shd w:val="clear" w:color="auto" w:fill="FFFFFF"/>
          <w:lang w:val="en-GB"/>
        </w:rPr>
        <w:t>Thangatamilan</w:t>
      </w:r>
      <w:proofErr w:type="spellEnd"/>
      <w:r w:rsidRPr="00895757">
        <w:rPr>
          <w:rStyle w:val="authors"/>
          <w:rFonts w:cs="Times New Roman"/>
          <w:color w:val="333333"/>
          <w:shd w:val="clear" w:color="auto" w:fill="FFFFFF"/>
          <w:lang w:val="en-GB"/>
        </w:rPr>
        <w:t xml:space="preserve">, M. Suresh, Hitesh Panchal, </w:t>
      </w:r>
      <w:proofErr w:type="spellStart"/>
      <w:r w:rsidRPr="00895757">
        <w:rPr>
          <w:rStyle w:val="authors"/>
          <w:rFonts w:cs="Times New Roman"/>
          <w:color w:val="333333"/>
          <w:shd w:val="clear" w:color="auto" w:fill="FFFFFF"/>
          <w:lang w:val="en-GB"/>
        </w:rPr>
        <w:t>Christober</w:t>
      </w:r>
      <w:proofErr w:type="spellEnd"/>
      <w:r w:rsidRPr="00895757">
        <w:rPr>
          <w:rStyle w:val="authors"/>
          <w:rFonts w:cs="Times New Roman"/>
          <w:color w:val="333333"/>
          <w:shd w:val="clear" w:color="auto" w:fill="FFFFFF"/>
          <w:lang w:val="en-GB"/>
        </w:rPr>
        <w:t xml:space="preserve"> Asir Rajan, C. </w:t>
      </w:r>
      <w:proofErr w:type="spellStart"/>
      <w:r w:rsidRPr="00895757">
        <w:rPr>
          <w:rStyle w:val="authors"/>
          <w:rFonts w:cs="Times New Roman"/>
          <w:color w:val="333333"/>
          <w:shd w:val="clear" w:color="auto" w:fill="FFFFFF"/>
          <w:lang w:val="en-GB"/>
        </w:rPr>
        <w:t>Sagana</w:t>
      </w:r>
      <w:proofErr w:type="spellEnd"/>
      <w:r w:rsidRPr="00895757">
        <w:rPr>
          <w:rStyle w:val="authors"/>
          <w:rFonts w:cs="Times New Roman"/>
          <w:color w:val="333333"/>
          <w:shd w:val="clear" w:color="auto" w:fill="FFFFFF"/>
          <w:lang w:val="en-GB"/>
        </w:rPr>
        <w:t xml:space="preserve">, B. </w:t>
      </w:r>
      <w:proofErr w:type="spellStart"/>
      <w:r w:rsidRPr="00895757">
        <w:rPr>
          <w:rStyle w:val="authors"/>
          <w:rFonts w:cs="Times New Roman"/>
          <w:color w:val="333333"/>
          <w:shd w:val="clear" w:color="auto" w:fill="FFFFFF"/>
          <w:lang w:val="en-GB"/>
        </w:rPr>
        <w:t>Gunapriya</w:t>
      </w:r>
      <w:proofErr w:type="spellEnd"/>
      <w:r w:rsidRPr="00895757">
        <w:rPr>
          <w:rStyle w:val="authors"/>
          <w:rFonts w:cs="Times New Roman"/>
          <w:color w:val="333333"/>
          <w:shd w:val="clear" w:color="auto" w:fill="FFFFFF"/>
          <w:lang w:val="en-GB"/>
        </w:rPr>
        <w:t xml:space="preserve">, Aditi Sharma, </w:t>
      </w:r>
      <w:proofErr w:type="spellStart"/>
      <w:r w:rsidRPr="00895757">
        <w:rPr>
          <w:rStyle w:val="authors"/>
          <w:rFonts w:cs="Times New Roman"/>
          <w:color w:val="333333"/>
          <w:shd w:val="clear" w:color="auto" w:fill="FFFFFF"/>
          <w:lang w:val="en-GB"/>
        </w:rPr>
        <w:t>Tusharkumar</w:t>
      </w:r>
      <w:proofErr w:type="spellEnd"/>
      <w:r w:rsidRPr="00895757">
        <w:rPr>
          <w:rStyle w:val="authors"/>
          <w:rFonts w:cs="Times New Roman"/>
          <w:color w:val="333333"/>
          <w:shd w:val="clear" w:color="auto" w:fill="FFFFFF"/>
          <w:lang w:val="en-GB"/>
        </w:rPr>
        <w:t xml:space="preserve"> Panchal &amp; Kishor Kumar </w:t>
      </w:r>
      <w:proofErr w:type="spellStart"/>
      <w:r w:rsidRPr="00895757">
        <w:rPr>
          <w:rStyle w:val="authors"/>
          <w:rFonts w:cs="Times New Roman"/>
          <w:color w:val="333333"/>
          <w:shd w:val="clear" w:color="auto" w:fill="FFFFFF"/>
          <w:lang w:val="en-GB"/>
        </w:rPr>
        <w:t>Sadasivuni</w:t>
      </w:r>
      <w:proofErr w:type="spellEnd"/>
      <w:r w:rsidRPr="00895757">
        <w:rPr>
          <w:rFonts w:cs="Times New Roman"/>
          <w:shd w:val="clear" w:color="auto" w:fill="FFFFFF"/>
          <w:lang w:val="en-GB"/>
        </w:rPr>
        <w:t> </w:t>
      </w:r>
      <w:r w:rsidRPr="00895757">
        <w:rPr>
          <w:rStyle w:val="Date1"/>
          <w:rFonts w:cs="Times New Roman"/>
          <w:color w:val="333333"/>
          <w:shd w:val="clear" w:color="auto" w:fill="FFFFFF"/>
          <w:lang w:val="en-GB"/>
        </w:rPr>
        <w:t>(2022)</w:t>
      </w:r>
      <w:r w:rsidRPr="00895757">
        <w:rPr>
          <w:rFonts w:cs="Times New Roman"/>
          <w:shd w:val="clear" w:color="auto" w:fill="FFFFFF"/>
          <w:lang w:val="en-GB"/>
        </w:rPr>
        <w:t> </w:t>
      </w:r>
      <w:r w:rsidRPr="00895757">
        <w:rPr>
          <w:rStyle w:val="arttitle"/>
          <w:rFonts w:cs="Times New Roman"/>
          <w:color w:val="333333"/>
          <w:shd w:val="clear" w:color="auto" w:fill="FFFFFF"/>
          <w:lang w:val="en-GB"/>
        </w:rPr>
        <w:t>An efficient LoRa-based smart agriculture management and monitoring system using wireless sensor networks,</w:t>
      </w:r>
      <w:r w:rsidRPr="00895757">
        <w:rPr>
          <w:rFonts w:cs="Times New Roman"/>
          <w:shd w:val="clear" w:color="auto" w:fill="FFFFFF"/>
          <w:lang w:val="en-GB"/>
        </w:rPr>
        <w:t> </w:t>
      </w:r>
      <w:r w:rsidRPr="00895757">
        <w:rPr>
          <w:rStyle w:val="serialtitle"/>
          <w:rFonts w:cs="Times New Roman"/>
          <w:color w:val="333333"/>
          <w:shd w:val="clear" w:color="auto" w:fill="FFFFFF"/>
          <w:lang w:val="en-GB"/>
        </w:rPr>
        <w:t>International Journal of Ambient Energy,</w:t>
      </w:r>
      <w:r w:rsidRPr="00895757">
        <w:rPr>
          <w:rFonts w:cs="Times New Roman"/>
          <w:shd w:val="clear" w:color="auto" w:fill="FFFFFF"/>
          <w:lang w:val="en-GB"/>
        </w:rPr>
        <w:t> </w:t>
      </w:r>
      <w:r w:rsidRPr="00895757">
        <w:rPr>
          <w:rStyle w:val="volumeissue"/>
          <w:rFonts w:cs="Times New Roman"/>
          <w:color w:val="333333"/>
          <w:shd w:val="clear" w:color="auto" w:fill="FFFFFF"/>
          <w:lang w:val="en-GB"/>
        </w:rPr>
        <w:t>43:1,</w:t>
      </w:r>
      <w:r w:rsidRPr="00895757">
        <w:rPr>
          <w:rFonts w:cs="Times New Roman"/>
          <w:shd w:val="clear" w:color="auto" w:fill="FFFFFF"/>
          <w:lang w:val="en-GB"/>
        </w:rPr>
        <w:t> </w:t>
      </w:r>
      <w:r w:rsidRPr="00895757">
        <w:rPr>
          <w:rStyle w:val="pagerange"/>
          <w:rFonts w:cs="Times New Roman"/>
          <w:color w:val="333333"/>
          <w:shd w:val="clear" w:color="auto" w:fill="FFFFFF"/>
          <w:lang w:val="en-GB"/>
        </w:rPr>
        <w:t>5447-5450,</w:t>
      </w:r>
      <w:r w:rsidRPr="00895757">
        <w:rPr>
          <w:rFonts w:cs="Times New Roman"/>
          <w:shd w:val="clear" w:color="auto" w:fill="FFFFFF"/>
          <w:lang w:val="en-GB"/>
        </w:rPr>
        <w:t> </w:t>
      </w:r>
      <w:r w:rsidRPr="00895757">
        <w:rPr>
          <w:rStyle w:val="doilink"/>
          <w:rFonts w:cs="Times New Roman"/>
          <w:color w:val="333333"/>
          <w:shd w:val="clear" w:color="auto" w:fill="FFFFFF"/>
          <w:lang w:val="en-GB"/>
        </w:rPr>
        <w:t>DOI: </w:t>
      </w:r>
      <w:hyperlink r:id="rId34" w:history="1">
        <w:r w:rsidRPr="00895757">
          <w:rPr>
            <w:rStyle w:val="Hiperligao"/>
            <w:rFonts w:cs="Times New Roman"/>
            <w:color w:val="333333"/>
            <w:shd w:val="clear" w:color="auto" w:fill="FFFFFF"/>
            <w:lang w:val="en-GB"/>
          </w:rPr>
          <w:t>10.1080/01430750.2021.1953591</w:t>
        </w:r>
      </w:hyperlink>
    </w:p>
    <w:p w14:paraId="28C16BC9" w14:textId="3FEBDFDB" w:rsidR="004A3074" w:rsidRPr="00895757" w:rsidRDefault="004A3074" w:rsidP="000914CF">
      <w:pPr>
        <w:jc w:val="left"/>
        <w:rPr>
          <w:rStyle w:val="Hiperligao"/>
          <w:rFonts w:cs="Times New Roman"/>
          <w:color w:val="auto"/>
          <w:u w:val="none"/>
          <w:lang w:val="en-GB"/>
        </w:rPr>
      </w:pPr>
      <w:r w:rsidRPr="00895757">
        <w:rPr>
          <w:rStyle w:val="Hiperligao"/>
          <w:rFonts w:cs="Times New Roman"/>
          <w:color w:val="auto"/>
          <w:u w:val="none"/>
          <w:lang w:val="en-GB"/>
        </w:rPr>
        <w:lastRenderedPageBreak/>
        <w:t xml:space="preserve">[12] </w:t>
      </w:r>
      <w:r w:rsidRPr="00895757">
        <w:rPr>
          <w:rFonts w:cs="Times New Roman"/>
          <w:shd w:val="clear" w:color="auto" w:fill="FFFFFF"/>
          <w:lang w:val="en-GB"/>
        </w:rPr>
        <w:t xml:space="preserve">Andrade, R.O.; </w:t>
      </w:r>
      <w:proofErr w:type="spellStart"/>
      <w:r w:rsidRPr="00895757">
        <w:rPr>
          <w:rFonts w:cs="Times New Roman"/>
          <w:shd w:val="clear" w:color="auto" w:fill="FFFFFF"/>
          <w:lang w:val="en-GB"/>
        </w:rPr>
        <w:t>Yoo</w:t>
      </w:r>
      <w:proofErr w:type="spellEnd"/>
      <w:r w:rsidRPr="00895757">
        <w:rPr>
          <w:rFonts w:cs="Times New Roman"/>
          <w:shd w:val="clear" w:color="auto" w:fill="FFFFFF"/>
          <w:lang w:val="en-GB"/>
        </w:rPr>
        <w:t>, S.G. A Comprehensive Study of the Use of LoRa in the Development of Smart Cities. </w:t>
      </w:r>
      <w:r w:rsidRPr="00895757">
        <w:rPr>
          <w:rStyle w:val="nfase"/>
          <w:rFonts w:cs="Times New Roman"/>
          <w:color w:val="222222"/>
          <w:shd w:val="clear" w:color="auto" w:fill="FFFFFF"/>
          <w:lang w:val="en-GB"/>
        </w:rPr>
        <w:t>Appl. Sci.</w:t>
      </w:r>
      <w:r w:rsidRPr="00895757">
        <w:rPr>
          <w:rFonts w:cs="Times New Roman"/>
          <w:shd w:val="clear" w:color="auto" w:fill="FFFFFF"/>
          <w:lang w:val="en-GB"/>
        </w:rPr>
        <w:t> </w:t>
      </w:r>
      <w:r w:rsidRPr="00895757">
        <w:rPr>
          <w:rFonts w:cs="Times New Roman"/>
          <w:b/>
          <w:bCs/>
          <w:shd w:val="clear" w:color="auto" w:fill="FFFFFF"/>
          <w:lang w:val="en-GB"/>
        </w:rPr>
        <w:t>2019</w:t>
      </w:r>
      <w:r w:rsidRPr="00895757">
        <w:rPr>
          <w:rFonts w:cs="Times New Roman"/>
          <w:shd w:val="clear" w:color="auto" w:fill="FFFFFF"/>
          <w:lang w:val="en-GB"/>
        </w:rPr>
        <w:t>, </w:t>
      </w:r>
      <w:r w:rsidRPr="00895757">
        <w:rPr>
          <w:rStyle w:val="nfase"/>
          <w:rFonts w:cs="Times New Roman"/>
          <w:color w:val="222222"/>
          <w:shd w:val="clear" w:color="auto" w:fill="FFFFFF"/>
          <w:lang w:val="en-GB"/>
        </w:rPr>
        <w:t>9</w:t>
      </w:r>
      <w:r w:rsidRPr="00895757">
        <w:rPr>
          <w:rFonts w:cs="Times New Roman"/>
          <w:shd w:val="clear" w:color="auto" w:fill="FFFFFF"/>
          <w:lang w:val="en-GB"/>
        </w:rPr>
        <w:t xml:space="preserve">, 4753. </w:t>
      </w:r>
      <w:hyperlink r:id="rId35" w:history="1">
        <w:r w:rsidRPr="00895757">
          <w:rPr>
            <w:rStyle w:val="Hiperligao"/>
            <w:rFonts w:cs="Times New Roman"/>
            <w:shd w:val="clear" w:color="auto" w:fill="FFFFFF"/>
            <w:lang w:val="en-GB"/>
          </w:rPr>
          <w:t>https://doi.org/10.3390/app9224753</w:t>
        </w:r>
      </w:hyperlink>
    </w:p>
    <w:p w14:paraId="2CCCADBD" w14:textId="69A5AC1A" w:rsidR="004A3074" w:rsidRPr="00895757" w:rsidRDefault="004A3074" w:rsidP="004A3074">
      <w:pPr>
        <w:jc w:val="left"/>
        <w:rPr>
          <w:rFonts w:cs="Times New Roman"/>
          <w:shd w:val="clear" w:color="auto" w:fill="FFFFFF"/>
          <w:lang w:val="en-GB"/>
        </w:rPr>
      </w:pPr>
      <w:r w:rsidRPr="00895757">
        <w:rPr>
          <w:rStyle w:val="Hiperligao"/>
          <w:rFonts w:cs="Times New Roman"/>
          <w:color w:val="auto"/>
          <w:u w:val="none"/>
          <w:lang w:val="en-GB"/>
        </w:rPr>
        <w:t xml:space="preserve">[13] </w:t>
      </w:r>
      <w:r w:rsidR="009952A9" w:rsidRPr="00895757">
        <w:rPr>
          <w:rFonts w:cs="Times New Roman"/>
          <w:color w:val="222222"/>
          <w:shd w:val="clear" w:color="auto" w:fill="FFFFFF"/>
          <w:lang w:val="en-GB"/>
        </w:rPr>
        <w:t xml:space="preserve">Sarker, V. K., Gia, T. N., Ben </w:t>
      </w:r>
      <w:proofErr w:type="spellStart"/>
      <w:r w:rsidR="009952A9" w:rsidRPr="00895757">
        <w:rPr>
          <w:rFonts w:cs="Times New Roman"/>
          <w:color w:val="222222"/>
          <w:shd w:val="clear" w:color="auto" w:fill="FFFFFF"/>
          <w:lang w:val="en-GB"/>
        </w:rPr>
        <w:t>Dhaou</w:t>
      </w:r>
      <w:proofErr w:type="spellEnd"/>
      <w:r w:rsidR="009952A9" w:rsidRPr="00895757">
        <w:rPr>
          <w:rFonts w:cs="Times New Roman"/>
          <w:color w:val="222222"/>
          <w:shd w:val="clear" w:color="auto" w:fill="FFFFFF"/>
          <w:lang w:val="en-GB"/>
        </w:rPr>
        <w:t xml:space="preserve">, I., &amp; </w:t>
      </w:r>
      <w:proofErr w:type="spellStart"/>
      <w:r w:rsidR="009952A9" w:rsidRPr="00895757">
        <w:rPr>
          <w:rFonts w:cs="Times New Roman"/>
          <w:color w:val="222222"/>
          <w:shd w:val="clear" w:color="auto" w:fill="FFFFFF"/>
          <w:lang w:val="en-GB"/>
        </w:rPr>
        <w:t>Westerlund</w:t>
      </w:r>
      <w:proofErr w:type="spellEnd"/>
      <w:r w:rsidR="009952A9" w:rsidRPr="00895757">
        <w:rPr>
          <w:rFonts w:cs="Times New Roman"/>
          <w:color w:val="222222"/>
          <w:shd w:val="clear" w:color="auto" w:fill="FFFFFF"/>
          <w:lang w:val="en-GB"/>
        </w:rPr>
        <w:t>, T. (2020). Smart parking system with dynamic pricing, edge-cloud computing and lora. </w:t>
      </w:r>
      <w:r w:rsidR="009952A9" w:rsidRPr="00895757">
        <w:rPr>
          <w:rFonts w:cs="Times New Roman"/>
          <w:i/>
          <w:iCs/>
          <w:color w:val="222222"/>
          <w:shd w:val="clear" w:color="auto" w:fill="FFFFFF"/>
          <w:lang w:val="en-GB"/>
        </w:rPr>
        <w:t>Sensors</w:t>
      </w:r>
      <w:r w:rsidR="009952A9" w:rsidRPr="00895757">
        <w:rPr>
          <w:rFonts w:cs="Times New Roman"/>
          <w:color w:val="222222"/>
          <w:shd w:val="clear" w:color="auto" w:fill="FFFFFF"/>
          <w:lang w:val="en-GB"/>
        </w:rPr>
        <w:t>, </w:t>
      </w:r>
      <w:r w:rsidR="009952A9" w:rsidRPr="00895757">
        <w:rPr>
          <w:rFonts w:cs="Times New Roman"/>
          <w:i/>
          <w:iCs/>
          <w:color w:val="222222"/>
          <w:shd w:val="clear" w:color="auto" w:fill="FFFFFF"/>
          <w:lang w:val="en-GB"/>
        </w:rPr>
        <w:t>20</w:t>
      </w:r>
      <w:r w:rsidR="009952A9" w:rsidRPr="00895757">
        <w:rPr>
          <w:rFonts w:cs="Times New Roman"/>
          <w:color w:val="222222"/>
          <w:shd w:val="clear" w:color="auto" w:fill="FFFFFF"/>
          <w:lang w:val="en-GB"/>
        </w:rPr>
        <w:t>(17), 4669.</w:t>
      </w:r>
    </w:p>
    <w:p w14:paraId="034DCBB6" w14:textId="23CC89EB" w:rsidR="004A3074" w:rsidRPr="00895757" w:rsidRDefault="004A3074" w:rsidP="004A3074">
      <w:pPr>
        <w:jc w:val="left"/>
        <w:rPr>
          <w:rFonts w:cs="Times New Roman"/>
          <w:shd w:val="clear" w:color="auto" w:fill="FFFFFF"/>
          <w:lang w:val="en-GB"/>
        </w:rPr>
      </w:pPr>
      <w:r w:rsidRPr="00895757">
        <w:rPr>
          <w:rFonts w:cs="Times New Roman"/>
          <w:shd w:val="clear" w:color="auto" w:fill="FFFFFF"/>
          <w:lang w:val="en-GB"/>
        </w:rPr>
        <w:t xml:space="preserve">[14] </w:t>
      </w:r>
      <w:r w:rsidR="00E00ACE" w:rsidRPr="00895757">
        <w:rPr>
          <w:rFonts w:cs="Times New Roman"/>
          <w:shd w:val="clear" w:color="auto" w:fill="FFFFFF"/>
          <w:lang w:val="en-GB"/>
        </w:rPr>
        <w:t xml:space="preserve">Simo, A., </w:t>
      </w:r>
      <w:proofErr w:type="spellStart"/>
      <w:r w:rsidR="00E00ACE" w:rsidRPr="00895757">
        <w:rPr>
          <w:rFonts w:cs="Times New Roman"/>
          <w:shd w:val="clear" w:color="auto" w:fill="FFFFFF"/>
          <w:lang w:val="en-GB"/>
        </w:rPr>
        <w:t>Barbulescu</w:t>
      </w:r>
      <w:proofErr w:type="spellEnd"/>
      <w:r w:rsidR="00E00ACE" w:rsidRPr="00895757">
        <w:rPr>
          <w:rFonts w:cs="Times New Roman"/>
          <w:shd w:val="clear" w:color="auto" w:fill="FFFFFF"/>
          <w:lang w:val="en-GB"/>
        </w:rPr>
        <w:t xml:space="preserve">, C., </w:t>
      </w:r>
      <w:proofErr w:type="spellStart"/>
      <w:r w:rsidR="00E00ACE" w:rsidRPr="00895757">
        <w:rPr>
          <w:rFonts w:cs="Times New Roman"/>
          <w:shd w:val="clear" w:color="auto" w:fill="FFFFFF"/>
          <w:lang w:val="en-GB"/>
        </w:rPr>
        <w:t>Kilyeni</w:t>
      </w:r>
      <w:proofErr w:type="spellEnd"/>
      <w:r w:rsidR="00E00ACE" w:rsidRPr="00895757">
        <w:rPr>
          <w:rFonts w:cs="Times New Roman"/>
          <w:shd w:val="clear" w:color="auto" w:fill="FFFFFF"/>
          <w:lang w:val="en-GB"/>
        </w:rPr>
        <w:t>, S., &amp; Dragos, C. (2018, May). LoRa based energy efficiency improving in manufacturing processes. In </w:t>
      </w:r>
      <w:r w:rsidR="00E00ACE" w:rsidRPr="00895757">
        <w:rPr>
          <w:rFonts w:cs="Times New Roman"/>
          <w:i/>
          <w:iCs/>
          <w:shd w:val="clear" w:color="auto" w:fill="FFFFFF"/>
          <w:lang w:val="en-GB"/>
        </w:rPr>
        <w:t>2018 7th International Conference on Computers Communications and Control (ICCCC)</w:t>
      </w:r>
      <w:r w:rsidR="00E00ACE" w:rsidRPr="00895757">
        <w:rPr>
          <w:rFonts w:cs="Times New Roman"/>
          <w:shd w:val="clear" w:color="auto" w:fill="FFFFFF"/>
          <w:lang w:val="en-GB"/>
        </w:rPr>
        <w:t> (pp. 156-161). IEEE.</w:t>
      </w:r>
    </w:p>
    <w:p w14:paraId="6FCF4C16" w14:textId="3277E10A" w:rsidR="001E57EF" w:rsidRPr="00895757" w:rsidRDefault="001E57EF" w:rsidP="004A3074">
      <w:pPr>
        <w:jc w:val="left"/>
        <w:rPr>
          <w:rFonts w:cs="Times New Roman"/>
          <w:color w:val="222222"/>
          <w:shd w:val="clear" w:color="auto" w:fill="FFFFFF"/>
          <w:lang w:val="en-GB"/>
        </w:rPr>
      </w:pPr>
      <w:r w:rsidRPr="00895757">
        <w:rPr>
          <w:rFonts w:cs="Times New Roman"/>
          <w:shd w:val="clear" w:color="auto" w:fill="FFFFFF"/>
          <w:lang w:val="en-GB"/>
        </w:rPr>
        <w:t xml:space="preserve">[15] </w:t>
      </w:r>
      <w:r w:rsidRPr="00895757">
        <w:rPr>
          <w:rFonts w:cs="Times New Roman"/>
          <w:color w:val="222222"/>
          <w:shd w:val="clear" w:color="auto" w:fill="FFFFFF"/>
          <w:lang w:val="en-GB"/>
        </w:rPr>
        <w:t>Schach, S. R. (1990). </w:t>
      </w:r>
      <w:r w:rsidRPr="00895757">
        <w:rPr>
          <w:rFonts w:cs="Times New Roman"/>
          <w:i/>
          <w:iCs/>
          <w:color w:val="222222"/>
          <w:shd w:val="clear" w:color="auto" w:fill="FFFFFF"/>
          <w:lang w:val="en-GB"/>
        </w:rPr>
        <w:t>Software engineering</w:t>
      </w:r>
      <w:r w:rsidRPr="00895757">
        <w:rPr>
          <w:rFonts w:cs="Times New Roman"/>
          <w:color w:val="222222"/>
          <w:shd w:val="clear" w:color="auto" w:fill="FFFFFF"/>
          <w:lang w:val="en-GB"/>
        </w:rPr>
        <w:t xml:space="preserve">. </w:t>
      </w:r>
      <w:proofErr w:type="spellStart"/>
      <w:r w:rsidRPr="00895757">
        <w:rPr>
          <w:rFonts w:cs="Times New Roman"/>
          <w:color w:val="222222"/>
          <w:shd w:val="clear" w:color="auto" w:fill="FFFFFF"/>
          <w:lang w:val="en-GB"/>
        </w:rPr>
        <w:t>Aksen</w:t>
      </w:r>
      <w:proofErr w:type="spellEnd"/>
      <w:r w:rsidRPr="00895757">
        <w:rPr>
          <w:rFonts w:cs="Times New Roman"/>
          <w:color w:val="222222"/>
          <w:shd w:val="clear" w:color="auto" w:fill="FFFFFF"/>
          <w:lang w:val="en-GB"/>
        </w:rPr>
        <w:t xml:space="preserve"> associates.</w:t>
      </w:r>
    </w:p>
    <w:p w14:paraId="49147AFB" w14:textId="38288A76" w:rsidR="001E57EF" w:rsidRPr="001C435D" w:rsidRDefault="001E57EF" w:rsidP="004A3074">
      <w:pPr>
        <w:jc w:val="left"/>
        <w:rPr>
          <w:rFonts w:cs="Times New Roman"/>
          <w:color w:val="222222"/>
          <w:shd w:val="clear" w:color="auto" w:fill="FFFFFF"/>
          <w:lang w:val="en-GB"/>
          <w:rPrChange w:id="234" w:author="JAIME N. MARTINS" w:date="2023-07-18T19:34:00Z">
            <w:rPr>
              <w:rFonts w:cs="Times New Roman"/>
              <w:color w:val="222222"/>
              <w:shd w:val="clear" w:color="auto" w:fill="FFFFFF"/>
            </w:rPr>
          </w:rPrChange>
        </w:rPr>
      </w:pPr>
      <w:r w:rsidRPr="001C435D">
        <w:rPr>
          <w:rFonts w:cs="Times New Roman"/>
          <w:color w:val="222222"/>
          <w:shd w:val="clear" w:color="auto" w:fill="FFFFFF"/>
          <w:lang w:val="en-GB"/>
          <w:rPrChange w:id="235" w:author="JAIME N. MARTINS" w:date="2023-07-18T19:34:00Z">
            <w:rPr>
              <w:rFonts w:cs="Times New Roman"/>
              <w:color w:val="222222"/>
              <w:shd w:val="clear" w:color="auto" w:fill="FFFFFF"/>
            </w:rPr>
          </w:rPrChange>
        </w:rPr>
        <w:t>[16]</w:t>
      </w:r>
      <w:r w:rsidR="00843C08" w:rsidRPr="001C435D">
        <w:rPr>
          <w:rFonts w:cs="Times New Roman"/>
          <w:color w:val="222222"/>
          <w:shd w:val="clear" w:color="auto" w:fill="FFFFFF"/>
          <w:lang w:val="en-GB"/>
          <w:rPrChange w:id="236" w:author="JAIME N. MARTINS" w:date="2023-07-18T19:34:00Z">
            <w:rPr>
              <w:rFonts w:cs="Times New Roman"/>
              <w:color w:val="222222"/>
              <w:shd w:val="clear" w:color="auto" w:fill="FFFFFF"/>
            </w:rPr>
          </w:rPrChange>
        </w:rPr>
        <w:t xml:space="preserve"> </w:t>
      </w:r>
      <w:proofErr w:type="spellStart"/>
      <w:r w:rsidR="001B5162" w:rsidRPr="001C435D">
        <w:rPr>
          <w:rFonts w:cs="Times New Roman"/>
          <w:color w:val="222222"/>
          <w:shd w:val="clear" w:color="auto" w:fill="FFFFFF"/>
          <w:lang w:val="en-GB"/>
          <w:rPrChange w:id="237" w:author="JAIME N. MARTINS" w:date="2023-07-18T19:34:00Z">
            <w:rPr>
              <w:rFonts w:cs="Times New Roman"/>
              <w:color w:val="222222"/>
              <w:shd w:val="clear" w:color="auto" w:fill="FFFFFF"/>
            </w:rPr>
          </w:rPrChange>
        </w:rPr>
        <w:t>Imagem</w:t>
      </w:r>
      <w:proofErr w:type="spellEnd"/>
      <w:r w:rsidR="001B5162" w:rsidRPr="001C435D">
        <w:rPr>
          <w:rFonts w:cs="Times New Roman"/>
          <w:color w:val="222222"/>
          <w:shd w:val="clear" w:color="auto" w:fill="FFFFFF"/>
          <w:lang w:val="en-GB"/>
          <w:rPrChange w:id="238" w:author="JAIME N. MARTINS" w:date="2023-07-18T19:34:00Z">
            <w:rPr>
              <w:rFonts w:cs="Times New Roman"/>
              <w:color w:val="222222"/>
              <w:shd w:val="clear" w:color="auto" w:fill="FFFFFF"/>
            </w:rPr>
          </w:rPrChange>
        </w:rPr>
        <w:t xml:space="preserve"> </w:t>
      </w:r>
      <w:proofErr w:type="spellStart"/>
      <w:r w:rsidR="001B5162" w:rsidRPr="001C435D">
        <w:rPr>
          <w:rFonts w:cs="Times New Roman"/>
          <w:color w:val="222222"/>
          <w:shd w:val="clear" w:color="auto" w:fill="FFFFFF"/>
          <w:lang w:val="en-GB"/>
          <w:rPrChange w:id="239" w:author="JAIME N. MARTINS" w:date="2023-07-18T19:34:00Z">
            <w:rPr>
              <w:rFonts w:cs="Times New Roman"/>
              <w:color w:val="222222"/>
              <w:shd w:val="clear" w:color="auto" w:fill="FFFFFF"/>
            </w:rPr>
          </w:rPrChange>
        </w:rPr>
        <w:t>retirada</w:t>
      </w:r>
      <w:proofErr w:type="spellEnd"/>
      <w:r w:rsidR="001B5162" w:rsidRPr="001C435D">
        <w:rPr>
          <w:rFonts w:cs="Times New Roman"/>
          <w:color w:val="222222"/>
          <w:shd w:val="clear" w:color="auto" w:fill="FFFFFF"/>
          <w:lang w:val="en-GB"/>
          <w:rPrChange w:id="240" w:author="JAIME N. MARTINS" w:date="2023-07-18T19:34:00Z">
            <w:rPr>
              <w:rFonts w:cs="Times New Roman"/>
              <w:color w:val="222222"/>
              <w:shd w:val="clear" w:color="auto" w:fill="FFFFFF"/>
            </w:rPr>
          </w:rPrChange>
        </w:rPr>
        <w:t xml:space="preserve"> de: </w:t>
      </w:r>
      <w:r w:rsidR="001F3183">
        <w:fldChar w:fldCharType="begin"/>
      </w:r>
      <w:r w:rsidR="001F3183" w:rsidRPr="001C435D">
        <w:rPr>
          <w:lang w:val="en-GB"/>
          <w:rPrChange w:id="241" w:author="JAIME N. MARTINS" w:date="2023-07-18T19:34:00Z">
            <w:rPr/>
          </w:rPrChange>
        </w:rPr>
        <w:instrText>HYPERLINK "https://pt.wikipedia.org/wiki/Modelo_em_cascata" \l "/media/Ficheiro:Modelo_em_cascata.png"</w:instrText>
      </w:r>
      <w:r w:rsidR="001F3183">
        <w:fldChar w:fldCharType="separate"/>
      </w:r>
      <w:r w:rsidR="001B5162" w:rsidRPr="001C435D">
        <w:rPr>
          <w:rStyle w:val="Hiperligao"/>
          <w:rFonts w:cs="Times New Roman"/>
          <w:shd w:val="clear" w:color="auto" w:fill="FFFFFF"/>
          <w:lang w:val="en-GB"/>
          <w:rPrChange w:id="242" w:author="JAIME N. MARTINS" w:date="2023-07-18T19:34:00Z">
            <w:rPr>
              <w:rStyle w:val="Hiperligao"/>
              <w:rFonts w:cs="Times New Roman"/>
              <w:shd w:val="clear" w:color="auto" w:fill="FFFFFF"/>
            </w:rPr>
          </w:rPrChange>
        </w:rPr>
        <w:t>https://pt.wikipedia.org/wiki/Modelo_em_cascata#/media/Ficheiro:Modelo_em_cascata.png</w:t>
      </w:r>
      <w:r w:rsidR="001F3183">
        <w:rPr>
          <w:rStyle w:val="Hiperligao"/>
          <w:rFonts w:cs="Times New Roman"/>
          <w:shd w:val="clear" w:color="auto" w:fill="FFFFFF"/>
        </w:rPr>
        <w:fldChar w:fldCharType="end"/>
      </w:r>
      <w:r w:rsidR="00FB4B15" w:rsidRPr="001C435D">
        <w:rPr>
          <w:rStyle w:val="Hiperligao"/>
          <w:rFonts w:cs="Times New Roman"/>
          <w:shd w:val="clear" w:color="auto" w:fill="FFFFFF"/>
          <w:lang w:val="en-GB"/>
          <w:rPrChange w:id="243" w:author="JAIME N. MARTINS" w:date="2023-07-18T19:34:00Z">
            <w:rPr>
              <w:rStyle w:val="Hiperligao"/>
              <w:rFonts w:cs="Times New Roman"/>
              <w:shd w:val="clear" w:color="auto" w:fill="FFFFFF"/>
            </w:rPr>
          </w:rPrChange>
        </w:rPr>
        <w:t xml:space="preserve"> </w:t>
      </w:r>
    </w:p>
    <w:p w14:paraId="1A460BF7" w14:textId="1E2E03B5" w:rsidR="001B5162" w:rsidRPr="00895757" w:rsidRDefault="001B5162" w:rsidP="004A3074">
      <w:pPr>
        <w:jc w:val="left"/>
        <w:rPr>
          <w:rStyle w:val="Hiperligao"/>
          <w:rFonts w:cs="Times New Roman"/>
          <w:color w:val="auto"/>
          <w:u w:val="none"/>
          <w:shd w:val="clear" w:color="auto" w:fill="FFFFFF"/>
          <w:lang w:val="en-GB"/>
        </w:rPr>
      </w:pPr>
      <w:commentRangeStart w:id="244"/>
      <w:r w:rsidRPr="00895757">
        <w:rPr>
          <w:rStyle w:val="Hiperligao"/>
          <w:rFonts w:cs="Times New Roman"/>
          <w:color w:val="auto"/>
          <w:u w:val="none"/>
          <w:shd w:val="clear" w:color="auto" w:fill="FFFFFF"/>
          <w:lang w:val="en-GB"/>
        </w:rPr>
        <w:t>[17]</w:t>
      </w:r>
      <w:r w:rsidR="00282478" w:rsidRPr="00895757">
        <w:rPr>
          <w:rStyle w:val="Hiperligao"/>
          <w:rFonts w:cs="Times New Roman"/>
          <w:color w:val="auto"/>
          <w:u w:val="none"/>
          <w:shd w:val="clear" w:color="auto" w:fill="FFFFFF"/>
          <w:lang w:val="en-GB"/>
        </w:rPr>
        <w:t xml:space="preserve"> </w:t>
      </w:r>
      <w:r w:rsidR="00282478" w:rsidRPr="00895757">
        <w:rPr>
          <w:rFonts w:cs="Times New Roman"/>
          <w:color w:val="222222"/>
          <w:shd w:val="clear" w:color="auto" w:fill="FFFFFF"/>
          <w:lang w:val="en-GB"/>
        </w:rPr>
        <w:t>Fowler, Martin. </w:t>
      </w:r>
      <w:r w:rsidR="00282478" w:rsidRPr="00895757">
        <w:rPr>
          <w:rFonts w:cs="Times New Roman"/>
          <w:i/>
          <w:iCs/>
          <w:color w:val="222222"/>
          <w:shd w:val="clear" w:color="auto" w:fill="FFFFFF"/>
          <w:lang w:val="en-GB"/>
        </w:rPr>
        <w:t xml:space="preserve">UML distilled: a brief guide to the standard object </w:t>
      </w:r>
      <w:proofErr w:type="spellStart"/>
      <w:r w:rsidR="00282478" w:rsidRPr="00895757">
        <w:rPr>
          <w:rFonts w:cs="Times New Roman"/>
          <w:i/>
          <w:iCs/>
          <w:color w:val="222222"/>
          <w:shd w:val="clear" w:color="auto" w:fill="FFFFFF"/>
          <w:lang w:val="en-GB"/>
        </w:rPr>
        <w:t>modeling</w:t>
      </w:r>
      <w:proofErr w:type="spellEnd"/>
      <w:r w:rsidR="00282478" w:rsidRPr="00895757">
        <w:rPr>
          <w:rFonts w:cs="Times New Roman"/>
          <w:i/>
          <w:iCs/>
          <w:color w:val="222222"/>
          <w:shd w:val="clear" w:color="auto" w:fill="FFFFFF"/>
          <w:lang w:val="en-GB"/>
        </w:rPr>
        <w:t xml:space="preserve"> language</w:t>
      </w:r>
      <w:r w:rsidR="00282478" w:rsidRPr="00895757">
        <w:rPr>
          <w:rFonts w:cs="Times New Roman"/>
          <w:color w:val="222222"/>
          <w:shd w:val="clear" w:color="auto" w:fill="FFFFFF"/>
          <w:lang w:val="en-GB"/>
        </w:rPr>
        <w:t>. Addison-Wesley Professional, 2004.</w:t>
      </w:r>
    </w:p>
    <w:p w14:paraId="385E9465" w14:textId="4A140126" w:rsidR="001B5162" w:rsidRPr="00895757" w:rsidRDefault="001B5162" w:rsidP="004A3074">
      <w:pPr>
        <w:jc w:val="left"/>
        <w:rPr>
          <w:rStyle w:val="Hiperligao"/>
          <w:rFonts w:cs="Times New Roman"/>
          <w:color w:val="auto"/>
          <w:u w:val="none"/>
          <w:shd w:val="clear" w:color="auto" w:fill="FFFFFF"/>
          <w:lang w:val="en-GB"/>
        </w:rPr>
      </w:pPr>
      <w:r w:rsidRPr="00895757">
        <w:rPr>
          <w:rStyle w:val="Hiperligao"/>
          <w:rFonts w:cs="Times New Roman"/>
          <w:color w:val="auto"/>
          <w:u w:val="none"/>
          <w:shd w:val="clear" w:color="auto" w:fill="FFFFFF"/>
          <w:lang w:val="en-GB"/>
        </w:rPr>
        <w:t>[18]</w:t>
      </w:r>
      <w:r w:rsidR="00282478" w:rsidRPr="00895757">
        <w:rPr>
          <w:rStyle w:val="Hiperligao"/>
          <w:rFonts w:cs="Times New Roman"/>
          <w:color w:val="auto"/>
          <w:u w:val="none"/>
          <w:shd w:val="clear" w:color="auto" w:fill="FFFFFF"/>
          <w:lang w:val="en-GB"/>
        </w:rPr>
        <w:t xml:space="preserve"> </w:t>
      </w:r>
      <w:r w:rsidR="00282478" w:rsidRPr="00895757">
        <w:rPr>
          <w:rFonts w:cs="Times New Roman"/>
          <w:color w:val="222222"/>
          <w:shd w:val="clear" w:color="auto" w:fill="FFFFFF"/>
          <w:lang w:val="en-GB"/>
        </w:rPr>
        <w:t>Fowler, Martin. </w:t>
      </w:r>
      <w:r w:rsidR="00282478" w:rsidRPr="00895757">
        <w:rPr>
          <w:rFonts w:cs="Times New Roman"/>
          <w:i/>
          <w:iCs/>
          <w:color w:val="222222"/>
          <w:shd w:val="clear" w:color="auto" w:fill="FFFFFF"/>
          <w:lang w:val="en-GB"/>
        </w:rPr>
        <w:t xml:space="preserve">UML distilled: a brief guide to the standard object </w:t>
      </w:r>
      <w:proofErr w:type="spellStart"/>
      <w:r w:rsidR="00282478" w:rsidRPr="00895757">
        <w:rPr>
          <w:rFonts w:cs="Times New Roman"/>
          <w:i/>
          <w:iCs/>
          <w:color w:val="222222"/>
          <w:shd w:val="clear" w:color="auto" w:fill="FFFFFF"/>
          <w:lang w:val="en-GB"/>
        </w:rPr>
        <w:t>modeling</w:t>
      </w:r>
      <w:proofErr w:type="spellEnd"/>
      <w:r w:rsidR="00282478" w:rsidRPr="00895757">
        <w:rPr>
          <w:rFonts w:cs="Times New Roman"/>
          <w:i/>
          <w:iCs/>
          <w:color w:val="222222"/>
          <w:shd w:val="clear" w:color="auto" w:fill="FFFFFF"/>
          <w:lang w:val="en-GB"/>
        </w:rPr>
        <w:t xml:space="preserve"> language</w:t>
      </w:r>
      <w:r w:rsidR="00282478" w:rsidRPr="00895757">
        <w:rPr>
          <w:rFonts w:cs="Times New Roman"/>
          <w:color w:val="222222"/>
          <w:shd w:val="clear" w:color="auto" w:fill="FFFFFF"/>
          <w:lang w:val="en-GB"/>
        </w:rPr>
        <w:t>. Addison-Wesley Professional, 2004.</w:t>
      </w:r>
      <w:commentRangeEnd w:id="244"/>
      <w:r w:rsidR="00FC66BF">
        <w:rPr>
          <w:rStyle w:val="Refdecomentrio"/>
        </w:rPr>
        <w:commentReference w:id="244"/>
      </w:r>
    </w:p>
    <w:p w14:paraId="537A20F8" w14:textId="383324D2" w:rsidR="001B5162" w:rsidRPr="00895757" w:rsidRDefault="001B5162" w:rsidP="004A3074">
      <w:pPr>
        <w:jc w:val="left"/>
        <w:rPr>
          <w:rFonts w:cs="Times New Roman"/>
          <w:lang w:val="en-GB"/>
        </w:rPr>
      </w:pPr>
      <w:r w:rsidRPr="00895757">
        <w:rPr>
          <w:rStyle w:val="Hiperligao"/>
          <w:rFonts w:cs="Times New Roman"/>
          <w:color w:val="auto"/>
          <w:u w:val="none"/>
          <w:shd w:val="clear" w:color="auto" w:fill="FFFFFF"/>
          <w:lang w:val="en-GB"/>
        </w:rPr>
        <w:t>[19]</w:t>
      </w:r>
      <w:r w:rsidR="00282478" w:rsidRPr="00895757">
        <w:rPr>
          <w:rFonts w:cs="Times New Roman"/>
          <w:color w:val="222222"/>
          <w:shd w:val="clear" w:color="auto" w:fill="FFFFFF"/>
          <w:lang w:val="en-GB"/>
        </w:rPr>
        <w:t xml:space="preserve"> Pressman, Roger S. </w:t>
      </w:r>
      <w:r w:rsidR="00282478" w:rsidRPr="00895757">
        <w:rPr>
          <w:rFonts w:cs="Times New Roman"/>
          <w:i/>
          <w:iCs/>
          <w:color w:val="222222"/>
          <w:shd w:val="clear" w:color="auto" w:fill="FFFFFF"/>
          <w:lang w:val="en-GB"/>
        </w:rPr>
        <w:t>Software engineering: a practitioner's approach</w:t>
      </w:r>
      <w:r w:rsidR="00282478" w:rsidRPr="00895757">
        <w:rPr>
          <w:rFonts w:cs="Times New Roman"/>
          <w:color w:val="222222"/>
          <w:shd w:val="clear" w:color="auto" w:fill="FFFFFF"/>
          <w:lang w:val="en-GB"/>
        </w:rPr>
        <w:t xml:space="preserve">. Palgrave </w:t>
      </w:r>
      <w:proofErr w:type="spellStart"/>
      <w:r w:rsidR="00282478" w:rsidRPr="00895757">
        <w:rPr>
          <w:rFonts w:cs="Times New Roman"/>
          <w:color w:val="222222"/>
          <w:shd w:val="clear" w:color="auto" w:fill="FFFFFF"/>
          <w:lang w:val="en-GB"/>
        </w:rPr>
        <w:t>macmillan</w:t>
      </w:r>
      <w:proofErr w:type="spellEnd"/>
      <w:r w:rsidR="00282478" w:rsidRPr="00895757">
        <w:rPr>
          <w:rFonts w:cs="Times New Roman"/>
          <w:color w:val="222222"/>
          <w:shd w:val="clear" w:color="auto" w:fill="FFFFFF"/>
          <w:lang w:val="en-GB"/>
        </w:rPr>
        <w:t>, 2005.</w:t>
      </w:r>
    </w:p>
    <w:p w14:paraId="5B12D888" w14:textId="5F9B930B" w:rsidR="001B5162" w:rsidRPr="00895757" w:rsidRDefault="001B5162" w:rsidP="004A3074">
      <w:pPr>
        <w:jc w:val="left"/>
        <w:rPr>
          <w:rFonts w:cs="Times New Roman"/>
          <w:color w:val="222222"/>
          <w:shd w:val="clear" w:color="auto" w:fill="FFFFFF"/>
          <w:lang w:val="en-GB"/>
        </w:rPr>
      </w:pPr>
      <w:r w:rsidRPr="00895757">
        <w:rPr>
          <w:rStyle w:val="Hiperligao"/>
          <w:rFonts w:cs="Times New Roman"/>
          <w:color w:val="auto"/>
          <w:u w:val="none"/>
          <w:shd w:val="clear" w:color="auto" w:fill="FFFFFF"/>
          <w:lang w:val="en-GB"/>
        </w:rPr>
        <w:t>[20]</w:t>
      </w:r>
      <w:r w:rsidR="00282478" w:rsidRPr="00895757">
        <w:rPr>
          <w:rStyle w:val="Hiperligao"/>
          <w:rFonts w:cs="Times New Roman"/>
          <w:color w:val="auto"/>
          <w:u w:val="none"/>
          <w:shd w:val="clear" w:color="auto" w:fill="FFFFFF"/>
          <w:lang w:val="en-GB"/>
        </w:rPr>
        <w:t xml:space="preserve"> </w:t>
      </w:r>
      <w:proofErr w:type="spellStart"/>
      <w:r w:rsidR="000E384B" w:rsidRPr="00895757">
        <w:rPr>
          <w:rFonts w:cs="Times New Roman"/>
          <w:color w:val="222222"/>
          <w:shd w:val="clear" w:color="auto" w:fill="FFFFFF"/>
          <w:lang w:val="en-GB"/>
        </w:rPr>
        <w:t>Adenowo</w:t>
      </w:r>
      <w:proofErr w:type="spellEnd"/>
      <w:r w:rsidR="000E384B" w:rsidRPr="00895757">
        <w:rPr>
          <w:rFonts w:cs="Times New Roman"/>
          <w:color w:val="222222"/>
          <w:shd w:val="clear" w:color="auto" w:fill="FFFFFF"/>
          <w:lang w:val="en-GB"/>
        </w:rPr>
        <w:t xml:space="preserve">, A. A., &amp; </w:t>
      </w:r>
      <w:proofErr w:type="spellStart"/>
      <w:r w:rsidR="000E384B" w:rsidRPr="00895757">
        <w:rPr>
          <w:rFonts w:cs="Times New Roman"/>
          <w:color w:val="222222"/>
          <w:shd w:val="clear" w:color="auto" w:fill="FFFFFF"/>
          <w:lang w:val="en-GB"/>
        </w:rPr>
        <w:t>Adenowo</w:t>
      </w:r>
      <w:proofErr w:type="spellEnd"/>
      <w:r w:rsidR="000E384B" w:rsidRPr="00895757">
        <w:rPr>
          <w:rFonts w:cs="Times New Roman"/>
          <w:color w:val="222222"/>
          <w:shd w:val="clear" w:color="auto" w:fill="FFFFFF"/>
          <w:lang w:val="en-GB"/>
        </w:rPr>
        <w:t>, B. A. (2013). Software engineering methodologies: a review of the waterfall model and object-oriented approach. </w:t>
      </w:r>
      <w:r w:rsidR="000E384B" w:rsidRPr="00895757">
        <w:rPr>
          <w:rFonts w:cs="Times New Roman"/>
          <w:i/>
          <w:iCs/>
          <w:color w:val="222222"/>
          <w:shd w:val="clear" w:color="auto" w:fill="FFFFFF"/>
          <w:lang w:val="en-GB"/>
        </w:rPr>
        <w:t>International Journal of Scientific &amp; Engineering Research</w:t>
      </w:r>
      <w:r w:rsidR="000E384B" w:rsidRPr="00895757">
        <w:rPr>
          <w:rFonts w:cs="Times New Roman"/>
          <w:color w:val="222222"/>
          <w:shd w:val="clear" w:color="auto" w:fill="FFFFFF"/>
          <w:lang w:val="en-GB"/>
        </w:rPr>
        <w:t>, </w:t>
      </w:r>
      <w:r w:rsidR="000E384B" w:rsidRPr="00895757">
        <w:rPr>
          <w:rFonts w:cs="Times New Roman"/>
          <w:i/>
          <w:iCs/>
          <w:color w:val="222222"/>
          <w:shd w:val="clear" w:color="auto" w:fill="FFFFFF"/>
          <w:lang w:val="en-GB"/>
        </w:rPr>
        <w:t>4</w:t>
      </w:r>
      <w:r w:rsidR="000E384B" w:rsidRPr="00895757">
        <w:rPr>
          <w:rFonts w:cs="Times New Roman"/>
          <w:color w:val="222222"/>
          <w:shd w:val="clear" w:color="auto" w:fill="FFFFFF"/>
          <w:lang w:val="en-GB"/>
        </w:rPr>
        <w:t>(7), 427-434.</w:t>
      </w:r>
    </w:p>
    <w:p w14:paraId="4E006709" w14:textId="67B973CD" w:rsidR="008A5C0E" w:rsidRPr="00895757" w:rsidRDefault="008A5C0E" w:rsidP="004A3074">
      <w:pPr>
        <w:jc w:val="left"/>
        <w:rPr>
          <w:rFonts w:cs="Times New Roman"/>
          <w:color w:val="222222"/>
          <w:shd w:val="clear" w:color="auto" w:fill="FFFFFF"/>
          <w:lang w:val="en-GB"/>
        </w:rPr>
      </w:pPr>
      <w:r w:rsidRPr="00895757">
        <w:rPr>
          <w:rFonts w:cs="Times New Roman"/>
          <w:color w:val="222222"/>
          <w:shd w:val="clear" w:color="auto" w:fill="FFFFFF"/>
          <w:lang w:val="en-GB"/>
        </w:rPr>
        <w:t xml:space="preserve">[21] </w:t>
      </w:r>
      <w:proofErr w:type="spellStart"/>
      <w:r w:rsidRPr="00895757">
        <w:rPr>
          <w:rFonts w:cs="Times New Roman"/>
          <w:color w:val="222222"/>
          <w:shd w:val="clear" w:color="auto" w:fill="FFFFFF"/>
          <w:lang w:val="en-GB"/>
        </w:rPr>
        <w:t>Munassar</w:t>
      </w:r>
      <w:proofErr w:type="spellEnd"/>
      <w:r w:rsidRPr="00895757">
        <w:rPr>
          <w:rFonts w:cs="Times New Roman"/>
          <w:color w:val="222222"/>
          <w:shd w:val="clear" w:color="auto" w:fill="FFFFFF"/>
          <w:lang w:val="en-GB"/>
        </w:rPr>
        <w:t>, N. M. A., &amp; Govardhan, A. (2010). A comparison between five models of software engineering. </w:t>
      </w:r>
      <w:r w:rsidRPr="00895757">
        <w:rPr>
          <w:rFonts w:cs="Times New Roman"/>
          <w:i/>
          <w:iCs/>
          <w:color w:val="222222"/>
          <w:shd w:val="clear" w:color="auto" w:fill="FFFFFF"/>
          <w:lang w:val="en-GB"/>
        </w:rPr>
        <w:t>International Journal of Computer Science Issues (IJCSI)</w:t>
      </w:r>
      <w:r w:rsidRPr="00895757">
        <w:rPr>
          <w:rFonts w:cs="Times New Roman"/>
          <w:color w:val="222222"/>
          <w:shd w:val="clear" w:color="auto" w:fill="FFFFFF"/>
          <w:lang w:val="en-GB"/>
        </w:rPr>
        <w:t>, </w:t>
      </w:r>
      <w:r w:rsidRPr="00895757">
        <w:rPr>
          <w:rFonts w:cs="Times New Roman"/>
          <w:i/>
          <w:iCs/>
          <w:color w:val="222222"/>
          <w:shd w:val="clear" w:color="auto" w:fill="FFFFFF"/>
          <w:lang w:val="en-GB"/>
        </w:rPr>
        <w:t>7</w:t>
      </w:r>
      <w:r w:rsidRPr="00895757">
        <w:rPr>
          <w:rFonts w:cs="Times New Roman"/>
          <w:color w:val="222222"/>
          <w:shd w:val="clear" w:color="auto" w:fill="FFFFFF"/>
          <w:lang w:val="en-GB"/>
        </w:rPr>
        <w:t>(5), 94.</w:t>
      </w:r>
    </w:p>
    <w:p w14:paraId="70F4280F" w14:textId="0AC96779" w:rsidR="00E50DED" w:rsidRPr="00895757" w:rsidRDefault="00E50DED" w:rsidP="004A3074">
      <w:pPr>
        <w:jc w:val="left"/>
        <w:rPr>
          <w:rFonts w:cs="Times New Roman"/>
          <w:color w:val="222222"/>
          <w:shd w:val="clear" w:color="auto" w:fill="FFFFFF"/>
          <w:lang w:val="en-GB"/>
        </w:rPr>
      </w:pPr>
      <w:r w:rsidRPr="00895757">
        <w:rPr>
          <w:rFonts w:cs="Times New Roman"/>
          <w:color w:val="222222"/>
          <w:shd w:val="clear" w:color="auto" w:fill="FFFFFF"/>
          <w:lang w:val="en-GB"/>
        </w:rPr>
        <w:t xml:space="preserve">[22] </w:t>
      </w:r>
      <w:r w:rsidRPr="00895757">
        <w:rPr>
          <w:rFonts w:cs="Times New Roman"/>
          <w:lang w:val="en-GB"/>
        </w:rPr>
        <w:t>McConnell, S.M. (1996). Rapid Development: Taming Wild Software Schedules. Microsoft Press.</w:t>
      </w:r>
    </w:p>
    <w:p w14:paraId="34173B17" w14:textId="031A413A" w:rsidR="008A5C0E" w:rsidRPr="00895757" w:rsidRDefault="00E239CD" w:rsidP="004A3074">
      <w:pPr>
        <w:jc w:val="left"/>
        <w:rPr>
          <w:rStyle w:val="Hiperligao"/>
          <w:rFonts w:cs="Times New Roman"/>
          <w:color w:val="auto"/>
          <w:u w:val="none"/>
          <w:shd w:val="clear" w:color="auto" w:fill="FFFFFF"/>
          <w:lang w:val="en-GB"/>
        </w:rPr>
      </w:pPr>
      <w:r w:rsidRPr="00895757">
        <w:rPr>
          <w:rStyle w:val="Hiperligao"/>
          <w:rFonts w:cs="Times New Roman"/>
          <w:color w:val="auto"/>
          <w:u w:val="none"/>
          <w:shd w:val="clear" w:color="auto" w:fill="FFFFFF"/>
          <w:lang w:val="en-GB"/>
        </w:rPr>
        <w:t xml:space="preserve">[23] </w:t>
      </w:r>
      <w:r w:rsidR="00AF1062" w:rsidRPr="00895757">
        <w:rPr>
          <w:rStyle w:val="Hiperligao"/>
          <w:rFonts w:cs="Times New Roman"/>
          <w:color w:val="auto"/>
          <w:u w:val="none"/>
          <w:shd w:val="clear" w:color="auto" w:fill="FFFFFF"/>
          <w:lang w:val="en-GB"/>
        </w:rPr>
        <w:t>Martins, Jaime. “</w:t>
      </w:r>
      <w:proofErr w:type="spellStart"/>
      <w:r w:rsidR="00C44591" w:rsidRPr="00895757">
        <w:rPr>
          <w:rStyle w:val="Hiperligao"/>
          <w:rFonts w:cs="Times New Roman"/>
          <w:color w:val="auto"/>
          <w:u w:val="none"/>
          <w:shd w:val="clear" w:color="auto" w:fill="FFFFFF"/>
          <w:lang w:val="en-GB"/>
        </w:rPr>
        <w:t>Cascata</w:t>
      </w:r>
      <w:proofErr w:type="spellEnd"/>
      <w:r w:rsidR="00C44591" w:rsidRPr="00895757">
        <w:rPr>
          <w:rStyle w:val="Hiperligao"/>
          <w:rFonts w:cs="Times New Roman"/>
          <w:color w:val="auto"/>
          <w:u w:val="none"/>
          <w:shd w:val="clear" w:color="auto" w:fill="FFFFFF"/>
          <w:lang w:val="en-GB"/>
        </w:rPr>
        <w:t xml:space="preserve"> </w:t>
      </w:r>
      <w:proofErr w:type="spellStart"/>
      <w:r w:rsidR="00C44591" w:rsidRPr="00895757">
        <w:rPr>
          <w:rStyle w:val="Hiperligao"/>
          <w:rFonts w:cs="Times New Roman"/>
          <w:color w:val="auto"/>
          <w:u w:val="none"/>
          <w:shd w:val="clear" w:color="auto" w:fill="FFFFFF"/>
          <w:lang w:val="en-GB"/>
        </w:rPr>
        <w:t>Modificada</w:t>
      </w:r>
      <w:proofErr w:type="spellEnd"/>
      <w:r w:rsidR="00C44591" w:rsidRPr="00895757">
        <w:rPr>
          <w:rStyle w:val="Hiperligao"/>
          <w:rFonts w:cs="Times New Roman"/>
          <w:color w:val="auto"/>
          <w:u w:val="none"/>
          <w:shd w:val="clear" w:color="auto" w:fill="FFFFFF"/>
          <w:lang w:val="en-GB"/>
        </w:rPr>
        <w:t>”</w:t>
      </w:r>
      <w:r w:rsidR="00201216" w:rsidRPr="00895757">
        <w:rPr>
          <w:rStyle w:val="Hiperligao"/>
          <w:rFonts w:cs="Times New Roman"/>
          <w:color w:val="auto"/>
          <w:u w:val="none"/>
          <w:shd w:val="clear" w:color="auto" w:fill="FFFFFF"/>
          <w:lang w:val="en-GB"/>
        </w:rPr>
        <w:t>.</w:t>
      </w:r>
    </w:p>
    <w:p w14:paraId="22924D6B" w14:textId="5FAD556B" w:rsidR="00C44591" w:rsidRPr="00895757" w:rsidRDefault="00C44591" w:rsidP="004A3074">
      <w:pPr>
        <w:jc w:val="left"/>
        <w:rPr>
          <w:rFonts w:cs="Times New Roman"/>
          <w:color w:val="222222"/>
          <w:shd w:val="clear" w:color="auto" w:fill="FFFFFF"/>
          <w:lang w:val="en-GB"/>
        </w:rPr>
      </w:pPr>
      <w:r w:rsidRPr="00895757">
        <w:rPr>
          <w:rStyle w:val="Hiperligao"/>
          <w:rFonts w:cs="Times New Roman"/>
          <w:color w:val="auto"/>
          <w:u w:val="none"/>
          <w:shd w:val="clear" w:color="auto" w:fill="FFFFFF"/>
          <w:lang w:val="en-GB"/>
        </w:rPr>
        <w:t xml:space="preserve">[24] </w:t>
      </w:r>
      <w:r w:rsidR="00152FE0" w:rsidRPr="00895757">
        <w:rPr>
          <w:rFonts w:cs="Times New Roman"/>
          <w:color w:val="222222"/>
          <w:shd w:val="clear" w:color="auto" w:fill="FFFFFF"/>
          <w:lang w:val="en-GB"/>
        </w:rPr>
        <w:t>Model, W. (2015). Waterfall model. </w:t>
      </w:r>
      <w:proofErr w:type="spellStart"/>
      <w:r w:rsidR="00152FE0" w:rsidRPr="00895757">
        <w:rPr>
          <w:rFonts w:cs="Times New Roman"/>
          <w:i/>
          <w:iCs/>
          <w:color w:val="222222"/>
          <w:shd w:val="clear" w:color="auto" w:fill="FFFFFF"/>
          <w:lang w:val="en-GB"/>
        </w:rPr>
        <w:t>Luettavissa</w:t>
      </w:r>
      <w:proofErr w:type="spellEnd"/>
      <w:r w:rsidR="00152FE0" w:rsidRPr="00895757">
        <w:rPr>
          <w:rFonts w:cs="Times New Roman"/>
          <w:i/>
          <w:iCs/>
          <w:color w:val="222222"/>
          <w:shd w:val="clear" w:color="auto" w:fill="FFFFFF"/>
          <w:lang w:val="en-GB"/>
        </w:rPr>
        <w:t xml:space="preserve">: http://www. waterfall-model. com/. </w:t>
      </w:r>
      <w:proofErr w:type="spellStart"/>
      <w:r w:rsidR="00152FE0" w:rsidRPr="00895757">
        <w:rPr>
          <w:rFonts w:cs="Times New Roman"/>
          <w:i/>
          <w:iCs/>
          <w:color w:val="222222"/>
          <w:shd w:val="clear" w:color="auto" w:fill="FFFFFF"/>
          <w:lang w:val="en-GB"/>
        </w:rPr>
        <w:t>Luettu</w:t>
      </w:r>
      <w:proofErr w:type="spellEnd"/>
      <w:r w:rsidR="00152FE0" w:rsidRPr="00895757">
        <w:rPr>
          <w:rFonts w:cs="Times New Roman"/>
          <w:color w:val="222222"/>
          <w:shd w:val="clear" w:color="auto" w:fill="FFFFFF"/>
          <w:lang w:val="en-GB"/>
        </w:rPr>
        <w:t>, </w:t>
      </w:r>
      <w:r w:rsidR="00152FE0" w:rsidRPr="00895757">
        <w:rPr>
          <w:rFonts w:cs="Times New Roman"/>
          <w:i/>
          <w:iCs/>
          <w:color w:val="222222"/>
          <w:shd w:val="clear" w:color="auto" w:fill="FFFFFF"/>
          <w:lang w:val="en-GB"/>
        </w:rPr>
        <w:t>3</w:t>
      </w:r>
      <w:r w:rsidR="00152FE0" w:rsidRPr="00895757">
        <w:rPr>
          <w:rFonts w:cs="Times New Roman"/>
          <w:color w:val="222222"/>
          <w:shd w:val="clear" w:color="auto" w:fill="FFFFFF"/>
          <w:lang w:val="en-GB"/>
        </w:rPr>
        <w:t>.</w:t>
      </w:r>
    </w:p>
    <w:p w14:paraId="75B482D5" w14:textId="40BF9BEC" w:rsidR="00152FE0" w:rsidRPr="00895757" w:rsidRDefault="00152FE0" w:rsidP="004A3074">
      <w:pPr>
        <w:jc w:val="left"/>
        <w:rPr>
          <w:rFonts w:cs="Times New Roman"/>
          <w:color w:val="222222"/>
          <w:shd w:val="clear" w:color="auto" w:fill="FFFFFF"/>
        </w:rPr>
      </w:pPr>
      <w:r w:rsidRPr="00895757">
        <w:rPr>
          <w:rFonts w:cs="Times New Roman"/>
          <w:color w:val="222222"/>
          <w:shd w:val="clear" w:color="auto" w:fill="FFFFFF"/>
          <w:lang w:val="en-GB"/>
        </w:rPr>
        <w:lastRenderedPageBreak/>
        <w:t>[25]</w:t>
      </w:r>
      <w:r w:rsidR="006703BA" w:rsidRPr="00895757">
        <w:rPr>
          <w:rFonts w:cs="Times New Roman"/>
          <w:color w:val="222222"/>
          <w:shd w:val="clear" w:color="auto" w:fill="FFFFFF"/>
          <w:lang w:val="en-GB"/>
        </w:rPr>
        <w:t xml:space="preserve"> Batista, J., &amp; Figueiredo, A. (1997). </w:t>
      </w:r>
      <w:r w:rsidR="006703BA" w:rsidRPr="00895757">
        <w:rPr>
          <w:rFonts w:cs="Times New Roman"/>
          <w:color w:val="222222"/>
          <w:shd w:val="clear" w:color="auto" w:fill="FFFFFF"/>
        </w:rPr>
        <w:t>Desenvolvimento de programas educativos por prototipagem continuadamente evolutiva. </w:t>
      </w:r>
      <w:proofErr w:type="spellStart"/>
      <w:r w:rsidR="006703BA" w:rsidRPr="00895757">
        <w:rPr>
          <w:rFonts w:cs="Times New Roman"/>
          <w:i/>
          <w:iCs/>
          <w:color w:val="222222"/>
          <w:shd w:val="clear" w:color="auto" w:fill="FFFFFF"/>
        </w:rPr>
        <w:t>Actas</w:t>
      </w:r>
      <w:proofErr w:type="spellEnd"/>
      <w:r w:rsidR="006703BA" w:rsidRPr="00895757">
        <w:rPr>
          <w:rFonts w:cs="Times New Roman"/>
          <w:i/>
          <w:iCs/>
          <w:color w:val="222222"/>
          <w:shd w:val="clear" w:color="auto" w:fill="FFFFFF"/>
        </w:rPr>
        <w:t xml:space="preserve"> do 2º Simpósio Investigação e Desenvolvimento de Software Educativo, Coimbra</w:t>
      </w:r>
    </w:p>
    <w:p w14:paraId="1B76B2A3" w14:textId="3B68A055" w:rsidR="00152FE0" w:rsidRPr="00895757" w:rsidRDefault="00152FE0" w:rsidP="004A3074">
      <w:pPr>
        <w:jc w:val="left"/>
        <w:rPr>
          <w:rFonts w:cs="Times New Roman"/>
          <w:color w:val="222222"/>
          <w:shd w:val="clear" w:color="auto" w:fill="FFFFFF"/>
        </w:rPr>
      </w:pPr>
      <w:r w:rsidRPr="00895757">
        <w:rPr>
          <w:rFonts w:cs="Times New Roman"/>
          <w:color w:val="222222"/>
          <w:shd w:val="clear" w:color="auto" w:fill="FFFFFF"/>
        </w:rPr>
        <w:t>[26]</w:t>
      </w:r>
      <w:r w:rsidR="00201216" w:rsidRPr="00895757">
        <w:rPr>
          <w:rFonts w:cs="Times New Roman"/>
          <w:color w:val="222222"/>
          <w:shd w:val="clear" w:color="auto" w:fill="FFFFFF"/>
        </w:rPr>
        <w:t xml:space="preserve"> Martins, Jaime. “Desenvolvimento Evolutivo”.</w:t>
      </w:r>
    </w:p>
    <w:p w14:paraId="036D460D" w14:textId="7435147E" w:rsidR="00152FE0" w:rsidRPr="00895757" w:rsidRDefault="00152FE0" w:rsidP="004A3074">
      <w:pPr>
        <w:jc w:val="left"/>
        <w:rPr>
          <w:rFonts w:cs="Times New Roman"/>
          <w:color w:val="222222"/>
          <w:shd w:val="clear" w:color="auto" w:fill="FFFFFF"/>
          <w:lang w:val="en-GB"/>
        </w:rPr>
      </w:pPr>
      <w:r w:rsidRPr="00895757">
        <w:rPr>
          <w:rFonts w:cs="Times New Roman"/>
          <w:color w:val="222222"/>
          <w:shd w:val="clear" w:color="auto" w:fill="FFFFFF"/>
        </w:rPr>
        <w:t>[27]</w:t>
      </w:r>
      <w:r w:rsidR="00DD566D" w:rsidRPr="00895757">
        <w:rPr>
          <w:rFonts w:cs="Times New Roman"/>
          <w:color w:val="222222"/>
          <w:shd w:val="clear" w:color="auto" w:fill="FFFFFF"/>
        </w:rPr>
        <w:t xml:space="preserve"> </w:t>
      </w:r>
      <w:proofErr w:type="spellStart"/>
      <w:r w:rsidR="00DD566D" w:rsidRPr="00895757">
        <w:rPr>
          <w:rFonts w:cs="Times New Roman"/>
          <w:color w:val="222222"/>
          <w:shd w:val="clear" w:color="auto" w:fill="FFFFFF"/>
        </w:rPr>
        <w:t>Lethbridge</w:t>
      </w:r>
      <w:proofErr w:type="spellEnd"/>
      <w:r w:rsidR="00DD566D" w:rsidRPr="00895757">
        <w:rPr>
          <w:rFonts w:cs="Times New Roman"/>
          <w:color w:val="222222"/>
          <w:shd w:val="clear" w:color="auto" w:fill="FFFFFF"/>
        </w:rPr>
        <w:t xml:space="preserve">, T. C., &amp; </w:t>
      </w:r>
      <w:proofErr w:type="spellStart"/>
      <w:r w:rsidR="00DD566D" w:rsidRPr="00895757">
        <w:rPr>
          <w:rFonts w:cs="Times New Roman"/>
          <w:color w:val="222222"/>
          <w:shd w:val="clear" w:color="auto" w:fill="FFFFFF"/>
        </w:rPr>
        <w:t>Laganiere</w:t>
      </w:r>
      <w:proofErr w:type="spellEnd"/>
      <w:r w:rsidR="00DD566D" w:rsidRPr="00895757">
        <w:rPr>
          <w:rFonts w:cs="Times New Roman"/>
          <w:color w:val="222222"/>
          <w:shd w:val="clear" w:color="auto" w:fill="FFFFFF"/>
        </w:rPr>
        <w:t>, R. (2005). </w:t>
      </w:r>
      <w:r w:rsidR="00DD566D" w:rsidRPr="00895757">
        <w:rPr>
          <w:rFonts w:cs="Times New Roman"/>
          <w:i/>
          <w:iCs/>
          <w:color w:val="222222"/>
          <w:shd w:val="clear" w:color="auto" w:fill="FFFFFF"/>
          <w:lang w:val="en-GB"/>
        </w:rPr>
        <w:t>Object-oriented software engineering</w:t>
      </w:r>
      <w:r w:rsidR="00DD566D" w:rsidRPr="00895757">
        <w:rPr>
          <w:rFonts w:cs="Times New Roman"/>
          <w:color w:val="222222"/>
          <w:shd w:val="clear" w:color="auto" w:fill="FFFFFF"/>
          <w:lang w:val="en-GB"/>
        </w:rPr>
        <w:t> (Vol. 11). New York: McGraw-Hill.</w:t>
      </w:r>
    </w:p>
    <w:p w14:paraId="0447A461" w14:textId="00D1143A" w:rsidR="00152FE0" w:rsidRPr="00895757" w:rsidRDefault="00152FE0" w:rsidP="004A3074">
      <w:pPr>
        <w:jc w:val="left"/>
        <w:rPr>
          <w:rFonts w:cs="Times New Roman"/>
          <w:color w:val="222222"/>
          <w:shd w:val="clear" w:color="auto" w:fill="FFFFFF"/>
          <w:lang w:val="en-GB"/>
        </w:rPr>
      </w:pPr>
      <w:r w:rsidRPr="00895757">
        <w:rPr>
          <w:rFonts w:cs="Times New Roman"/>
          <w:color w:val="222222"/>
          <w:shd w:val="clear" w:color="auto" w:fill="FFFFFF"/>
          <w:lang w:val="en-GB"/>
        </w:rPr>
        <w:t>[28]</w:t>
      </w:r>
      <w:r w:rsidR="000F4358" w:rsidRPr="00895757">
        <w:rPr>
          <w:rFonts w:cs="Times New Roman"/>
          <w:color w:val="222222"/>
          <w:shd w:val="clear" w:color="auto" w:fill="FFFFFF"/>
          <w:lang w:val="en-GB"/>
        </w:rPr>
        <w:t xml:space="preserve"> Adnan, N. H., &amp; </w:t>
      </w:r>
      <w:proofErr w:type="spellStart"/>
      <w:r w:rsidR="000F4358" w:rsidRPr="00895757">
        <w:rPr>
          <w:rFonts w:cs="Times New Roman"/>
          <w:color w:val="222222"/>
          <w:shd w:val="clear" w:color="auto" w:fill="FFFFFF"/>
          <w:lang w:val="en-GB"/>
        </w:rPr>
        <w:t>Ritzhaupt</w:t>
      </w:r>
      <w:proofErr w:type="spellEnd"/>
      <w:r w:rsidR="000F4358" w:rsidRPr="00895757">
        <w:rPr>
          <w:rFonts w:cs="Times New Roman"/>
          <w:color w:val="222222"/>
          <w:shd w:val="clear" w:color="auto" w:fill="FFFFFF"/>
          <w:lang w:val="en-GB"/>
        </w:rPr>
        <w:t xml:space="preserve">, A. D. (2018). Software engineering design principles applied to instructional design: What can we learn from our sister </w:t>
      </w:r>
      <w:proofErr w:type="gramStart"/>
      <w:r w:rsidR="000F4358" w:rsidRPr="00895757">
        <w:rPr>
          <w:rFonts w:cs="Times New Roman"/>
          <w:color w:val="222222"/>
          <w:shd w:val="clear" w:color="auto" w:fill="FFFFFF"/>
          <w:lang w:val="en-GB"/>
        </w:rPr>
        <w:t>discipline?.</w:t>
      </w:r>
      <w:proofErr w:type="gramEnd"/>
      <w:r w:rsidR="000F4358" w:rsidRPr="00895757">
        <w:rPr>
          <w:rFonts w:cs="Times New Roman"/>
          <w:color w:val="222222"/>
          <w:shd w:val="clear" w:color="auto" w:fill="FFFFFF"/>
          <w:lang w:val="en-GB"/>
        </w:rPr>
        <w:t> </w:t>
      </w:r>
      <w:proofErr w:type="spellStart"/>
      <w:r w:rsidR="000F4358" w:rsidRPr="00895757">
        <w:rPr>
          <w:rFonts w:cs="Times New Roman"/>
          <w:i/>
          <w:iCs/>
          <w:color w:val="222222"/>
          <w:shd w:val="clear" w:color="auto" w:fill="FFFFFF"/>
          <w:lang w:val="en-GB"/>
        </w:rPr>
        <w:t>TechTrends</w:t>
      </w:r>
      <w:proofErr w:type="spellEnd"/>
      <w:r w:rsidR="000F4358" w:rsidRPr="00895757">
        <w:rPr>
          <w:rFonts w:cs="Times New Roman"/>
          <w:color w:val="222222"/>
          <w:shd w:val="clear" w:color="auto" w:fill="FFFFFF"/>
          <w:lang w:val="en-GB"/>
        </w:rPr>
        <w:t>, </w:t>
      </w:r>
      <w:r w:rsidR="000F4358" w:rsidRPr="00895757">
        <w:rPr>
          <w:rFonts w:cs="Times New Roman"/>
          <w:i/>
          <w:iCs/>
          <w:color w:val="222222"/>
          <w:shd w:val="clear" w:color="auto" w:fill="FFFFFF"/>
          <w:lang w:val="en-GB"/>
        </w:rPr>
        <w:t>62</w:t>
      </w:r>
      <w:r w:rsidR="000F4358" w:rsidRPr="00895757">
        <w:rPr>
          <w:rFonts w:cs="Times New Roman"/>
          <w:color w:val="222222"/>
          <w:shd w:val="clear" w:color="auto" w:fill="FFFFFF"/>
          <w:lang w:val="en-GB"/>
        </w:rPr>
        <w:t>, 77-94.</w:t>
      </w:r>
    </w:p>
    <w:p w14:paraId="501CBAD6" w14:textId="7525D727" w:rsidR="00152FE0" w:rsidRPr="00895757" w:rsidRDefault="00152FE0" w:rsidP="004A3074">
      <w:pPr>
        <w:jc w:val="left"/>
        <w:rPr>
          <w:rFonts w:cs="Times New Roman"/>
          <w:color w:val="222222"/>
          <w:shd w:val="clear" w:color="auto" w:fill="FFFFFF"/>
          <w:lang w:val="en-GB"/>
        </w:rPr>
      </w:pPr>
      <w:r w:rsidRPr="00895757">
        <w:rPr>
          <w:rFonts w:cs="Times New Roman"/>
          <w:color w:val="222222"/>
          <w:shd w:val="clear" w:color="auto" w:fill="FFFFFF"/>
          <w:lang w:val="en-GB"/>
        </w:rPr>
        <w:t>[29]</w:t>
      </w:r>
      <w:r w:rsidR="00E7176B" w:rsidRPr="00895757">
        <w:rPr>
          <w:rFonts w:cs="Times New Roman"/>
          <w:color w:val="222222"/>
          <w:shd w:val="clear" w:color="auto" w:fill="FFFFFF"/>
          <w:lang w:val="en-GB"/>
        </w:rPr>
        <w:t xml:space="preserve"> </w:t>
      </w:r>
      <w:proofErr w:type="spellStart"/>
      <w:r w:rsidR="00E7176B" w:rsidRPr="00895757">
        <w:rPr>
          <w:rFonts w:cs="Times New Roman"/>
          <w:color w:val="222222"/>
          <w:shd w:val="clear" w:color="auto" w:fill="FFFFFF"/>
          <w:lang w:val="en-GB"/>
        </w:rPr>
        <w:t>Jabangwe</w:t>
      </w:r>
      <w:proofErr w:type="spellEnd"/>
      <w:r w:rsidR="00E7176B" w:rsidRPr="00895757">
        <w:rPr>
          <w:rFonts w:cs="Times New Roman"/>
          <w:color w:val="222222"/>
          <w:shd w:val="clear" w:color="auto" w:fill="FFFFFF"/>
          <w:lang w:val="en-GB"/>
        </w:rPr>
        <w:t>, R., Edison, H., &amp; Duc, A. N. (2018). Software engineering process models for mobile app development: A systematic literature review. </w:t>
      </w:r>
      <w:r w:rsidR="00E7176B" w:rsidRPr="00895757">
        <w:rPr>
          <w:rFonts w:cs="Times New Roman"/>
          <w:i/>
          <w:iCs/>
          <w:color w:val="222222"/>
          <w:shd w:val="clear" w:color="auto" w:fill="FFFFFF"/>
          <w:lang w:val="en-GB"/>
        </w:rPr>
        <w:t>Journal of Systems and Software</w:t>
      </w:r>
      <w:r w:rsidR="00E7176B" w:rsidRPr="00895757">
        <w:rPr>
          <w:rFonts w:cs="Times New Roman"/>
          <w:color w:val="222222"/>
          <w:shd w:val="clear" w:color="auto" w:fill="FFFFFF"/>
          <w:lang w:val="en-GB"/>
        </w:rPr>
        <w:t>, </w:t>
      </w:r>
      <w:r w:rsidR="00E7176B" w:rsidRPr="00895757">
        <w:rPr>
          <w:rFonts w:cs="Times New Roman"/>
          <w:i/>
          <w:iCs/>
          <w:color w:val="222222"/>
          <w:shd w:val="clear" w:color="auto" w:fill="FFFFFF"/>
          <w:lang w:val="en-GB"/>
        </w:rPr>
        <w:t>145</w:t>
      </w:r>
      <w:r w:rsidR="00E7176B" w:rsidRPr="00895757">
        <w:rPr>
          <w:rFonts w:cs="Times New Roman"/>
          <w:color w:val="222222"/>
          <w:shd w:val="clear" w:color="auto" w:fill="FFFFFF"/>
          <w:lang w:val="en-GB"/>
        </w:rPr>
        <w:t>, 98-111.</w:t>
      </w:r>
    </w:p>
    <w:p w14:paraId="5384137A" w14:textId="32BF4121" w:rsidR="00152FE0" w:rsidRPr="00895757" w:rsidRDefault="00152FE0" w:rsidP="004A3074">
      <w:pPr>
        <w:jc w:val="left"/>
        <w:rPr>
          <w:rFonts w:cs="Times New Roman"/>
          <w:color w:val="222222"/>
          <w:shd w:val="clear" w:color="auto" w:fill="FFFFFF"/>
          <w:lang w:val="en-GB"/>
        </w:rPr>
      </w:pPr>
      <w:r w:rsidRPr="00895757">
        <w:rPr>
          <w:rFonts w:cs="Times New Roman"/>
          <w:color w:val="222222"/>
          <w:shd w:val="clear" w:color="auto" w:fill="FFFFFF"/>
          <w:lang w:val="en-GB"/>
        </w:rPr>
        <w:t>[</w:t>
      </w:r>
      <w:r w:rsidR="00A83C4C" w:rsidRPr="00895757">
        <w:rPr>
          <w:rFonts w:cs="Times New Roman"/>
          <w:color w:val="222222"/>
          <w:shd w:val="clear" w:color="auto" w:fill="FFFFFF"/>
          <w:lang w:val="en-GB"/>
        </w:rPr>
        <w:t>30</w:t>
      </w:r>
      <w:r w:rsidRPr="00895757">
        <w:rPr>
          <w:rFonts w:cs="Times New Roman"/>
          <w:color w:val="222222"/>
          <w:shd w:val="clear" w:color="auto" w:fill="FFFFFF"/>
          <w:lang w:val="en-GB"/>
        </w:rPr>
        <w:t>]</w:t>
      </w:r>
      <w:r w:rsidR="00834682" w:rsidRPr="00895757">
        <w:rPr>
          <w:rFonts w:cs="Times New Roman"/>
          <w:color w:val="222222"/>
          <w:shd w:val="clear" w:color="auto" w:fill="FFFFFF"/>
          <w:lang w:val="en-GB"/>
        </w:rPr>
        <w:t xml:space="preserve"> Griffiths, D., &amp; Griffiths, D. (2019). </w:t>
      </w:r>
      <w:proofErr w:type="gramStart"/>
      <w:r w:rsidR="00834682" w:rsidRPr="00895757">
        <w:rPr>
          <w:rFonts w:cs="Times New Roman"/>
          <w:i/>
          <w:iCs/>
          <w:color w:val="222222"/>
          <w:shd w:val="clear" w:color="auto" w:fill="FFFFFF"/>
          <w:lang w:val="en-GB"/>
        </w:rPr>
        <w:t>Head first</w:t>
      </w:r>
      <w:proofErr w:type="gramEnd"/>
      <w:r w:rsidR="00834682" w:rsidRPr="00895757">
        <w:rPr>
          <w:rFonts w:cs="Times New Roman"/>
          <w:i/>
          <w:iCs/>
          <w:color w:val="222222"/>
          <w:shd w:val="clear" w:color="auto" w:fill="FFFFFF"/>
          <w:lang w:val="en-GB"/>
        </w:rPr>
        <w:t xml:space="preserve"> Kotlin: A brain-friendly guide</w:t>
      </w:r>
      <w:r w:rsidR="00834682" w:rsidRPr="00895757">
        <w:rPr>
          <w:rFonts w:cs="Times New Roman"/>
          <w:color w:val="222222"/>
          <w:shd w:val="clear" w:color="auto" w:fill="FFFFFF"/>
          <w:lang w:val="en-GB"/>
        </w:rPr>
        <w:t>. O'Reilly Media.</w:t>
      </w:r>
    </w:p>
    <w:p w14:paraId="488C22A1" w14:textId="7CD8BBF9" w:rsidR="00152FE0" w:rsidRPr="00895757" w:rsidRDefault="00152FE0" w:rsidP="004A3074">
      <w:pPr>
        <w:jc w:val="left"/>
        <w:rPr>
          <w:rFonts w:cs="Times New Roman"/>
          <w:color w:val="222222"/>
          <w:shd w:val="clear" w:color="auto" w:fill="FFFFFF"/>
          <w:lang w:val="en-GB"/>
        </w:rPr>
      </w:pPr>
      <w:r w:rsidRPr="00895757">
        <w:rPr>
          <w:rFonts w:cs="Times New Roman"/>
          <w:color w:val="222222"/>
          <w:shd w:val="clear" w:color="auto" w:fill="FFFFFF"/>
          <w:lang w:val="en-GB"/>
        </w:rPr>
        <w:t>[31]</w:t>
      </w:r>
      <w:r w:rsidR="00E12E89" w:rsidRPr="00895757">
        <w:rPr>
          <w:rFonts w:cs="Times New Roman"/>
          <w:color w:val="222222"/>
          <w:shd w:val="clear" w:color="auto" w:fill="FFFFFF"/>
          <w:lang w:val="en-GB"/>
        </w:rPr>
        <w:t xml:space="preserve"> Griffiths, D., &amp; Griffiths, D. (2017). </w:t>
      </w:r>
      <w:proofErr w:type="gramStart"/>
      <w:r w:rsidR="00E12E89" w:rsidRPr="00895757">
        <w:rPr>
          <w:rFonts w:cs="Times New Roman"/>
          <w:i/>
          <w:iCs/>
          <w:color w:val="222222"/>
          <w:shd w:val="clear" w:color="auto" w:fill="FFFFFF"/>
          <w:lang w:val="en-GB"/>
        </w:rPr>
        <w:t>Head first</w:t>
      </w:r>
      <w:proofErr w:type="gramEnd"/>
      <w:r w:rsidR="00E12E89" w:rsidRPr="00895757">
        <w:rPr>
          <w:rFonts w:cs="Times New Roman"/>
          <w:i/>
          <w:iCs/>
          <w:color w:val="222222"/>
          <w:shd w:val="clear" w:color="auto" w:fill="FFFFFF"/>
          <w:lang w:val="en-GB"/>
        </w:rPr>
        <w:t xml:space="preserve"> android development: a brain-friendly guide</w:t>
      </w:r>
      <w:r w:rsidR="00E12E89" w:rsidRPr="00895757">
        <w:rPr>
          <w:rFonts w:cs="Times New Roman"/>
          <w:color w:val="222222"/>
          <w:shd w:val="clear" w:color="auto" w:fill="FFFFFF"/>
          <w:lang w:val="en-GB"/>
        </w:rPr>
        <w:t>. " O'Reilly Media, Inc.".</w:t>
      </w:r>
    </w:p>
    <w:p w14:paraId="074557E7" w14:textId="3FC87918" w:rsidR="00C962D0" w:rsidRDefault="00E12E89" w:rsidP="00F92708">
      <w:pPr>
        <w:jc w:val="left"/>
        <w:rPr>
          <w:rFonts w:cs="Times New Roman"/>
          <w:color w:val="222222"/>
          <w:shd w:val="clear" w:color="auto" w:fill="FFFFFF"/>
        </w:rPr>
      </w:pPr>
      <w:r w:rsidRPr="00895757">
        <w:rPr>
          <w:rFonts w:cs="Times New Roman"/>
          <w:color w:val="222222"/>
          <w:shd w:val="clear" w:color="auto" w:fill="FFFFFF"/>
          <w:lang w:val="en-GB"/>
        </w:rPr>
        <w:t>[32] Hardy, B., &amp; Phillips, B. (2013). </w:t>
      </w:r>
      <w:r w:rsidRPr="00895757">
        <w:rPr>
          <w:rFonts w:cs="Times New Roman"/>
          <w:i/>
          <w:iCs/>
          <w:color w:val="222222"/>
          <w:shd w:val="clear" w:color="auto" w:fill="FFFFFF"/>
          <w:lang w:val="en-GB"/>
        </w:rPr>
        <w:t>Android programming: the big nerd ranch guide</w:t>
      </w:r>
      <w:r w:rsidRPr="00895757">
        <w:rPr>
          <w:rFonts w:cs="Times New Roman"/>
          <w:color w:val="222222"/>
          <w:shd w:val="clear" w:color="auto" w:fill="FFFFFF"/>
          <w:lang w:val="en-GB"/>
        </w:rPr>
        <w:t xml:space="preserve">. </w:t>
      </w:r>
      <w:proofErr w:type="spellStart"/>
      <w:r w:rsidRPr="00895757">
        <w:rPr>
          <w:rFonts w:cs="Times New Roman"/>
          <w:color w:val="222222"/>
          <w:shd w:val="clear" w:color="auto" w:fill="FFFFFF"/>
        </w:rPr>
        <w:t>Addison</w:t>
      </w:r>
      <w:proofErr w:type="spellEnd"/>
      <w:r w:rsidRPr="00895757">
        <w:rPr>
          <w:rFonts w:cs="Times New Roman"/>
          <w:color w:val="222222"/>
          <w:shd w:val="clear" w:color="auto" w:fill="FFFFFF"/>
        </w:rPr>
        <w:t>-Wesley Professional.</w:t>
      </w:r>
    </w:p>
    <w:p w14:paraId="4E4F7DB1" w14:textId="77777777" w:rsidR="00895757" w:rsidRDefault="00895757" w:rsidP="00895757">
      <w:pPr>
        <w:rPr>
          <w:rFonts w:cs="Times New Roman"/>
          <w:color w:val="222222"/>
          <w:shd w:val="clear" w:color="auto" w:fill="FFFFFF"/>
        </w:rPr>
      </w:pPr>
    </w:p>
    <w:p w14:paraId="316C2334" w14:textId="77777777" w:rsidR="00895757" w:rsidRPr="00895757" w:rsidRDefault="00895757" w:rsidP="00895757">
      <w:pPr>
        <w:jc w:val="right"/>
        <w:rPr>
          <w:rFonts w:cs="Times New Roman"/>
        </w:rPr>
      </w:pPr>
    </w:p>
    <w:sectPr w:rsidR="00895757" w:rsidRPr="00895757" w:rsidSect="005E4503">
      <w:type w:val="oddPage"/>
      <w:pgSz w:w="11906" w:h="16838"/>
      <w:pgMar w:top="1418" w:right="1418"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Vitor Pereira" w:date="2023-04-26T20:03:00Z" w:initials="VP">
    <w:p w14:paraId="45B8F4CE" w14:textId="4073375E" w:rsidR="00345E2E" w:rsidRDefault="00345E2E" w:rsidP="00EA7689">
      <w:pPr>
        <w:pStyle w:val="Textodecomentrio"/>
      </w:pPr>
      <w:r>
        <w:rPr>
          <w:rStyle w:val="Refdecomentrio"/>
        </w:rPr>
        <w:annotationRef/>
      </w:r>
      <w:r>
        <w:t>Quantos existem? Seis no total? Se sim, então elimine "principais".</w:t>
      </w:r>
    </w:p>
  </w:comment>
  <w:comment w:id="10" w:author="JAIME N. MARTINS" w:date="2023-04-27T14:26:00Z" w:initials="JNM">
    <w:p w14:paraId="03DF16C9" w14:textId="77777777" w:rsidR="009D2173" w:rsidRDefault="009D2173">
      <w:pPr>
        <w:pStyle w:val="Textodecomentrio"/>
        <w:ind w:firstLine="0"/>
        <w:jc w:val="left"/>
      </w:pPr>
      <w:r>
        <w:rPr>
          <w:rStyle w:val="Refdecomentrio"/>
        </w:rPr>
        <w:annotationRef/>
      </w:r>
      <w:r>
        <w:t>Optei por mudar o que estava escrito de acordo com a fonte bibliográfica. Acho que faz mais sentido agora</w:t>
      </w:r>
    </w:p>
  </w:comment>
  <w:comment w:id="12" w:author="Vitor Pereira" w:date="2023-07-17T14:40:00Z" w:initials="VP">
    <w:p w14:paraId="2B485965" w14:textId="511BE261" w:rsidR="001D7826" w:rsidRDefault="001D7826">
      <w:pPr>
        <w:pStyle w:val="Textodecomentrio"/>
        <w:ind w:firstLine="0"/>
        <w:jc w:val="left"/>
      </w:pPr>
      <w:r>
        <w:rPr>
          <w:rStyle w:val="Refdecomentrio"/>
        </w:rPr>
        <w:annotationRef/>
      </w:r>
      <w:r>
        <w:t>Apresente sempre as siglas por extenso na primeira ocorrência.</w:t>
      </w:r>
    </w:p>
  </w:comment>
  <w:comment w:id="16" w:author="Vitor Pereira" w:date="2023-07-17T14:57:00Z" w:initials="VP">
    <w:p w14:paraId="6F96B820" w14:textId="77777777" w:rsidR="00BC4613" w:rsidRDefault="00BC4613">
      <w:pPr>
        <w:pStyle w:val="Textodecomentrio"/>
        <w:ind w:firstLine="0"/>
        <w:jc w:val="left"/>
      </w:pPr>
      <w:r>
        <w:rPr>
          <w:rStyle w:val="Refdecomentrio"/>
        </w:rPr>
        <w:annotationRef/>
      </w:r>
      <w:r>
        <w:t>Não use Marcas de Lista (Bullet points). Use um parágrafo para descrever/resumir cada capítulo.</w:t>
      </w:r>
    </w:p>
  </w:comment>
  <w:comment w:id="21" w:author="Vitor Pereira" w:date="2023-07-17T14:58:00Z" w:initials="VP">
    <w:p w14:paraId="38251936" w14:textId="77777777" w:rsidR="0039352B" w:rsidRDefault="00742B7E">
      <w:pPr>
        <w:pStyle w:val="Textodecomentrio"/>
        <w:ind w:firstLine="0"/>
        <w:jc w:val="left"/>
      </w:pPr>
      <w:r>
        <w:rPr>
          <w:rStyle w:val="Refdecomentrio"/>
        </w:rPr>
        <w:annotationRef/>
      </w:r>
      <w:r w:rsidR="0039352B">
        <w:t>Não é uma frase.</w:t>
      </w:r>
    </w:p>
  </w:comment>
  <w:comment w:id="23" w:author="Vitor Pereira" w:date="2023-07-17T15:05:00Z" w:initials="VP">
    <w:p w14:paraId="1823E117" w14:textId="5900E1A0" w:rsidR="00A816F8" w:rsidRDefault="00A816F8">
      <w:pPr>
        <w:pStyle w:val="Textodecomentrio"/>
        <w:ind w:firstLine="0"/>
        <w:jc w:val="left"/>
      </w:pPr>
      <w:r>
        <w:rPr>
          <w:rStyle w:val="Refdecomentrio"/>
        </w:rPr>
        <w:annotationRef/>
      </w:r>
      <w:r>
        <w:t xml:space="preserve">Insira referência. Talvez a patente </w:t>
      </w:r>
      <w:hyperlink r:id="rId1" w:history="1">
        <w:r w:rsidRPr="00B809C6">
          <w:rPr>
            <w:rStyle w:val="Hiperligao"/>
          </w:rPr>
          <w:t>https://patents.google.com/patent/US9647718B2/fr</w:t>
        </w:r>
      </w:hyperlink>
      <w:r>
        <w:t xml:space="preserve"> </w:t>
      </w:r>
    </w:p>
  </w:comment>
  <w:comment w:id="25" w:author="Vitor Pereira" w:date="2023-07-17T15:07:00Z" w:initials="VP">
    <w:p w14:paraId="1BB68128" w14:textId="77777777" w:rsidR="004D29A7" w:rsidRDefault="004D29A7">
      <w:pPr>
        <w:pStyle w:val="Textodecomentrio"/>
        <w:ind w:firstLine="0"/>
        <w:jc w:val="left"/>
      </w:pPr>
      <w:r>
        <w:rPr>
          <w:rStyle w:val="Refdecomentrio"/>
        </w:rPr>
        <w:annotationRef/>
      </w:r>
      <w:r>
        <w:t>TODAS as figuras devem possuem referência cruzada no texto. Isto é, devem ser referenciadas no texto ANTES da figura aparecer.</w:t>
      </w:r>
    </w:p>
  </w:comment>
  <w:comment w:id="34" w:author="Vitor Pereira" w:date="2023-07-18T22:33:00Z" w:initials="VP">
    <w:p w14:paraId="54AEF540" w14:textId="77777777" w:rsidR="006C657C" w:rsidRDefault="006C657C">
      <w:pPr>
        <w:pStyle w:val="Textodecomentrio"/>
        <w:ind w:firstLine="0"/>
        <w:jc w:val="left"/>
      </w:pPr>
      <w:r>
        <w:rPr>
          <w:rStyle w:val="Refdecomentrio"/>
        </w:rPr>
        <w:annotationRef/>
      </w:r>
      <w:r>
        <w:t>Onde encontrou este texto? Recursivo aplica-se, por exemplo, a uma função que se chama a ela própria.</w:t>
      </w:r>
    </w:p>
  </w:comment>
  <w:comment w:id="36" w:author="Vitor Pereira" w:date="2023-07-17T15:15:00Z" w:initials="VP">
    <w:p w14:paraId="64D74051" w14:textId="5DDC0005" w:rsidR="00950A13" w:rsidRDefault="00950A13">
      <w:pPr>
        <w:pStyle w:val="Textodecomentrio"/>
        <w:ind w:firstLine="0"/>
        <w:jc w:val="left"/>
      </w:pPr>
      <w:r>
        <w:rPr>
          <w:rStyle w:val="Refdecomentrio"/>
        </w:rPr>
        <w:annotationRef/>
      </w:r>
      <w:r>
        <w:t>Esta não é a referência 13. Reitero: a gestão manual de referência é muito trabalhosa e muito problemática.</w:t>
      </w:r>
    </w:p>
  </w:comment>
  <w:comment w:id="39" w:author="Vitor Pereira" w:date="2023-07-17T15:33:00Z" w:initials="VP">
    <w:p w14:paraId="5B0251F1" w14:textId="77777777" w:rsidR="008F1059" w:rsidRDefault="008F1059">
      <w:pPr>
        <w:pStyle w:val="Textodecomentrio"/>
        <w:ind w:firstLine="0"/>
        <w:jc w:val="left"/>
      </w:pPr>
      <w:r>
        <w:rPr>
          <w:rStyle w:val="Refdecomentrio"/>
        </w:rPr>
        <w:annotationRef/>
      </w:r>
      <w:r>
        <w:t>Use referência cruzada para a figura.</w:t>
      </w:r>
    </w:p>
  </w:comment>
  <w:comment w:id="41" w:author="Vitor Pereira" w:date="2023-07-17T15:37:00Z" w:initials="VP">
    <w:p w14:paraId="0FB4B81B" w14:textId="77777777" w:rsidR="00F56C31" w:rsidRDefault="00F56C31">
      <w:pPr>
        <w:pStyle w:val="Textodecomentrio"/>
        <w:ind w:firstLine="0"/>
        <w:jc w:val="left"/>
      </w:pPr>
      <w:r>
        <w:rPr>
          <w:rStyle w:val="Refdecomentrio"/>
        </w:rPr>
        <w:annotationRef/>
      </w:r>
      <w:r>
        <w:t>Esta secção é descritiva, pelo que poderia ser apresentada no capítulo Enquadramento Teórico.</w:t>
      </w:r>
    </w:p>
    <w:p w14:paraId="23079A5C" w14:textId="77777777" w:rsidR="00F56C31" w:rsidRDefault="00F56C31">
      <w:pPr>
        <w:pStyle w:val="Textodecomentrio"/>
        <w:ind w:firstLine="0"/>
        <w:jc w:val="left"/>
      </w:pPr>
    </w:p>
    <w:p w14:paraId="64D83E64" w14:textId="77777777" w:rsidR="00F56C31" w:rsidRDefault="00F56C31">
      <w:pPr>
        <w:pStyle w:val="Textodecomentrio"/>
        <w:ind w:firstLine="0"/>
        <w:jc w:val="left"/>
      </w:pPr>
      <w:r>
        <w:t>Neste capítulo de Percurso Prático, deveria descrever tópicos concretos relativos a estas secções. Por exemplo, na secção "Requisitos e Desenho" deveria descrever como "descobriu" os requisitos, como os classificou, como os organizou, como os priorizou, etc.</w:t>
      </w:r>
    </w:p>
  </w:comment>
  <w:comment w:id="44" w:author="Vitor Pereira" w:date="2023-07-17T14:46:00Z" w:initials="VP">
    <w:p w14:paraId="61AE73C4" w14:textId="67392FB5" w:rsidR="0001522E" w:rsidRDefault="0001522E">
      <w:pPr>
        <w:pStyle w:val="Textodecomentrio"/>
        <w:ind w:firstLine="0"/>
        <w:jc w:val="left"/>
      </w:pPr>
      <w:r>
        <w:rPr>
          <w:rStyle w:val="Refdecomentrio"/>
        </w:rPr>
        <w:annotationRef/>
      </w:r>
      <w:r>
        <w:t>Formate como Título 3 para ter a numeração correta.</w:t>
      </w:r>
    </w:p>
  </w:comment>
  <w:comment w:id="49" w:author="Vitor Pereira" w:date="2023-07-17T15:38:00Z" w:initials="VP">
    <w:p w14:paraId="417A6DA9" w14:textId="77777777" w:rsidR="00F56C31" w:rsidRDefault="00F56C31">
      <w:pPr>
        <w:pStyle w:val="Textodecomentrio"/>
        <w:ind w:firstLine="0"/>
        <w:jc w:val="left"/>
      </w:pPr>
      <w:r>
        <w:rPr>
          <w:rStyle w:val="Refdecomentrio"/>
        </w:rPr>
        <w:annotationRef/>
      </w:r>
      <w:r>
        <w:t>Nada de concreto refere quanto à análise de requisitos. Apenas define este conceito, o que é manifestamente insuficiente.</w:t>
      </w:r>
    </w:p>
  </w:comment>
  <w:comment w:id="51" w:author="Vitor Pereira" w:date="2023-07-17T15:40:00Z" w:initials="VP">
    <w:p w14:paraId="13CB6AC6" w14:textId="77777777" w:rsidR="006844A9" w:rsidRDefault="006844A9">
      <w:pPr>
        <w:pStyle w:val="Textodecomentrio"/>
        <w:ind w:firstLine="0"/>
        <w:jc w:val="left"/>
      </w:pPr>
      <w:r>
        <w:rPr>
          <w:rStyle w:val="Refdecomentrio"/>
        </w:rPr>
        <w:annotationRef/>
      </w:r>
      <w:r>
        <w:t>Em poucos parágrafos descreve o desenvolvimento da aplicação. Onde estão os requisitos funcionais e os requisitos não funcionais da aplicação. Onde está o desenho dos módulos, classes, base de dados, etc.?</w:t>
      </w:r>
    </w:p>
  </w:comment>
  <w:comment w:id="59" w:author="JAIME N. MARTINS" w:date="2023-07-18T19:34:00Z" w:initials="JNM">
    <w:p w14:paraId="2AD5B39F" w14:textId="77777777" w:rsidR="001C435D" w:rsidRDefault="001C435D" w:rsidP="00AF3DD7">
      <w:pPr>
        <w:pStyle w:val="Textodecomentrio"/>
        <w:ind w:firstLine="0"/>
        <w:jc w:val="left"/>
      </w:pPr>
      <w:r>
        <w:rPr>
          <w:rStyle w:val="Refdecomentrio"/>
        </w:rPr>
        <w:annotationRef/>
      </w:r>
      <w:r>
        <w:t>Isto foi reescrito de modo a ter informação.</w:t>
      </w:r>
    </w:p>
  </w:comment>
  <w:comment w:id="233" w:author="Vitor Pereira" w:date="2023-07-17T14:48:00Z" w:initials="VP">
    <w:p w14:paraId="29820125" w14:textId="5E63F1F0" w:rsidR="00F95E43" w:rsidRDefault="00F95E43" w:rsidP="00F95E43">
      <w:pPr>
        <w:pStyle w:val="Textodecomentrio"/>
        <w:ind w:firstLine="0"/>
        <w:jc w:val="left"/>
      </w:pPr>
      <w:r>
        <w:rPr>
          <w:rStyle w:val="Refdecomentrio"/>
        </w:rPr>
        <w:annotationRef/>
      </w:r>
      <w:r>
        <w:t>As referências devem estar completas e formatadas de forma consistente. Qual o estilo de Bibliografia que está a usar?</w:t>
      </w:r>
    </w:p>
  </w:comment>
  <w:comment w:id="244" w:author="Vitor Pereira" w:date="2023-07-18T22:30:00Z" w:initials="VP">
    <w:p w14:paraId="37BAE554" w14:textId="77777777" w:rsidR="00FC66BF" w:rsidRDefault="00FC66BF">
      <w:pPr>
        <w:pStyle w:val="Textodecomentrio"/>
        <w:ind w:firstLine="0"/>
        <w:jc w:val="left"/>
      </w:pPr>
      <w:r>
        <w:rPr>
          <w:rStyle w:val="Refdecomentrio"/>
        </w:rPr>
        <w:annotationRef/>
      </w:r>
      <w:r>
        <w:t>Referência repetida. Corrija.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B8F4CE" w15:done="1"/>
  <w15:commentEx w15:paraId="03DF16C9" w15:paraIdParent="45B8F4CE" w15:done="1"/>
  <w15:commentEx w15:paraId="2B485965" w15:done="1"/>
  <w15:commentEx w15:paraId="6F96B820" w15:done="0"/>
  <w15:commentEx w15:paraId="38251936" w15:done="1"/>
  <w15:commentEx w15:paraId="1823E117" w15:done="1"/>
  <w15:commentEx w15:paraId="1BB68128" w15:done="1"/>
  <w15:commentEx w15:paraId="54AEF540" w15:done="0"/>
  <w15:commentEx w15:paraId="64D74051" w15:done="1"/>
  <w15:commentEx w15:paraId="5B0251F1" w15:done="0"/>
  <w15:commentEx w15:paraId="64D83E64" w15:done="1"/>
  <w15:commentEx w15:paraId="61AE73C4" w15:done="1"/>
  <w15:commentEx w15:paraId="417A6DA9" w15:done="1"/>
  <w15:commentEx w15:paraId="13CB6AC6" w15:done="1"/>
  <w15:commentEx w15:paraId="2AD5B39F" w15:done="0"/>
  <w15:commentEx w15:paraId="29820125" w15:done="1"/>
  <w15:commentEx w15:paraId="37BAE55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50244" w16cex:dateUtc="2023-04-26T19:03:00Z"/>
  <w16cex:commentExtensible w16cex:durableId="27F504A5" w16cex:dateUtc="2023-04-27T13:26:00Z"/>
  <w16cex:commentExtensible w16cex:durableId="285FD175" w16cex:dateUtc="2023-07-17T13:40:00Z"/>
  <w16cex:commentExtensible w16cex:durableId="285FD55F" w16cex:dateUtc="2023-07-17T13:57:00Z"/>
  <w16cex:commentExtensible w16cex:durableId="285FD5B2" w16cex:dateUtc="2023-07-17T13:58:00Z"/>
  <w16cex:commentExtensible w16cex:durableId="285FD752" w16cex:dateUtc="2023-07-17T14:05:00Z"/>
  <w16cex:commentExtensible w16cex:durableId="285FD7A4" w16cex:dateUtc="2023-07-17T14:07:00Z"/>
  <w16cex:commentExtensible w16cex:durableId="286191B4" w16cex:dateUtc="2023-07-18T21:33:00Z"/>
  <w16cex:commentExtensible w16cex:durableId="285FD981" w16cex:dateUtc="2023-07-17T14:15:00Z"/>
  <w16cex:commentExtensible w16cex:durableId="285FDDDD" w16cex:dateUtc="2023-07-17T14:33:00Z"/>
  <w16cex:commentExtensible w16cex:durableId="285FDEC0" w16cex:dateUtc="2023-07-17T14:37:00Z"/>
  <w16cex:commentExtensible w16cex:durableId="285FD2CB" w16cex:dateUtc="2023-07-17T13:46:00Z"/>
  <w16cex:commentExtensible w16cex:durableId="285FDEFE" w16cex:dateUtc="2023-07-17T14:38:00Z"/>
  <w16cex:commentExtensible w16cex:durableId="285FDF73" w16cex:dateUtc="2023-07-17T14:40:00Z"/>
  <w16cex:commentExtensible w16cex:durableId="286167CC" w16cex:dateUtc="2023-07-18T18:34:00Z"/>
  <w16cex:commentExtensible w16cex:durableId="28601759" w16cex:dateUtc="2023-07-17T13:48:00Z"/>
  <w16cex:commentExtensible w16cex:durableId="28619115" w16cex:dateUtc="2023-07-18T21: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B8F4CE" w16cid:durableId="27F50244"/>
  <w16cid:commentId w16cid:paraId="03DF16C9" w16cid:durableId="27F504A5"/>
  <w16cid:commentId w16cid:paraId="2B485965" w16cid:durableId="285FD175"/>
  <w16cid:commentId w16cid:paraId="6F96B820" w16cid:durableId="285FD55F"/>
  <w16cid:commentId w16cid:paraId="38251936" w16cid:durableId="285FD5B2"/>
  <w16cid:commentId w16cid:paraId="1823E117" w16cid:durableId="285FD752"/>
  <w16cid:commentId w16cid:paraId="1BB68128" w16cid:durableId="285FD7A4"/>
  <w16cid:commentId w16cid:paraId="54AEF540" w16cid:durableId="286191B4"/>
  <w16cid:commentId w16cid:paraId="64D74051" w16cid:durableId="285FD981"/>
  <w16cid:commentId w16cid:paraId="5B0251F1" w16cid:durableId="285FDDDD"/>
  <w16cid:commentId w16cid:paraId="64D83E64" w16cid:durableId="285FDEC0"/>
  <w16cid:commentId w16cid:paraId="61AE73C4" w16cid:durableId="285FD2CB"/>
  <w16cid:commentId w16cid:paraId="417A6DA9" w16cid:durableId="285FDEFE"/>
  <w16cid:commentId w16cid:paraId="13CB6AC6" w16cid:durableId="285FDF73"/>
  <w16cid:commentId w16cid:paraId="2AD5B39F" w16cid:durableId="286167CC"/>
  <w16cid:commentId w16cid:paraId="29820125" w16cid:durableId="28601759"/>
  <w16cid:commentId w16cid:paraId="37BAE554" w16cid:durableId="2861911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5DE476" w14:textId="77777777" w:rsidR="00997767" w:rsidRDefault="00997767" w:rsidP="00EA7689">
      <w:r>
        <w:separator/>
      </w:r>
    </w:p>
  </w:endnote>
  <w:endnote w:type="continuationSeparator" w:id="0">
    <w:p w14:paraId="166ACC3F" w14:textId="77777777" w:rsidR="00997767" w:rsidRDefault="00997767" w:rsidP="00EA7689">
      <w:r>
        <w:continuationSeparator/>
      </w:r>
    </w:p>
  </w:endnote>
  <w:endnote w:type="continuationNotice" w:id="1">
    <w:p w14:paraId="613C09BB" w14:textId="77777777" w:rsidR="00997767" w:rsidRDefault="0099776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4353295"/>
      <w:docPartObj>
        <w:docPartGallery w:val="Page Numbers (Bottom of Page)"/>
        <w:docPartUnique/>
      </w:docPartObj>
    </w:sdtPr>
    <w:sdtEndPr/>
    <w:sdtContent>
      <w:p w14:paraId="24055350" w14:textId="41F08C52" w:rsidR="00FF693F" w:rsidRDefault="00FF693F" w:rsidP="00EA7689">
        <w:pPr>
          <w:pStyle w:val="Rodap"/>
        </w:pPr>
        <w:r>
          <w:fldChar w:fldCharType="begin"/>
        </w:r>
        <w:r>
          <w:instrText>PAGE   \* MERGEFORMAT</w:instrText>
        </w:r>
        <w:r>
          <w:fldChar w:fldCharType="separate"/>
        </w:r>
        <w:r>
          <w:t>2</w:t>
        </w:r>
        <w:r>
          <w:fldChar w:fldCharType="end"/>
        </w:r>
      </w:p>
    </w:sdtContent>
  </w:sdt>
  <w:p w14:paraId="7AE90B13" w14:textId="77777777" w:rsidR="00D078A2" w:rsidRDefault="00D078A2" w:rsidP="00EA7689">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AFB326" w14:textId="77777777" w:rsidR="00997767" w:rsidRDefault="00997767" w:rsidP="00EA7689">
      <w:r>
        <w:separator/>
      </w:r>
    </w:p>
  </w:footnote>
  <w:footnote w:type="continuationSeparator" w:id="0">
    <w:p w14:paraId="3FA7B7C1" w14:textId="77777777" w:rsidR="00997767" w:rsidRDefault="00997767" w:rsidP="00EA7689">
      <w:r>
        <w:continuationSeparator/>
      </w:r>
    </w:p>
  </w:footnote>
  <w:footnote w:type="continuationNotice" w:id="1">
    <w:p w14:paraId="04654B4C" w14:textId="77777777" w:rsidR="00997767" w:rsidRDefault="0099776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0C168E"/>
    <w:multiLevelType w:val="multilevel"/>
    <w:tmpl w:val="D7684922"/>
    <w:lvl w:ilvl="0">
      <w:start w:val="1"/>
      <w:numFmt w:val="decimal"/>
      <w:lvlText w:val="%1."/>
      <w:lvlJc w:val="left"/>
      <w:pPr>
        <w:ind w:left="720" w:hanging="360"/>
      </w:pPr>
    </w:lvl>
    <w:lvl w:ilvl="1">
      <w:start w:val="1"/>
      <w:numFmt w:val="decimal"/>
      <w:isLgl/>
      <w:lvlText w:val="%1.%2"/>
      <w:lvlJc w:val="left"/>
      <w:pPr>
        <w:ind w:left="659"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122D02F6"/>
    <w:multiLevelType w:val="hybridMultilevel"/>
    <w:tmpl w:val="795AE9B4"/>
    <w:lvl w:ilvl="0" w:tplc="08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2" w15:restartNumberingAfterBreak="0">
    <w:nsid w:val="27B16A9A"/>
    <w:multiLevelType w:val="hybridMultilevel"/>
    <w:tmpl w:val="FE107118"/>
    <w:lvl w:ilvl="0" w:tplc="A7AC07C0">
      <w:start w:val="1"/>
      <w:numFmt w:val="decimal"/>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D387C36"/>
    <w:multiLevelType w:val="hybridMultilevel"/>
    <w:tmpl w:val="D9C29A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3755A36"/>
    <w:multiLevelType w:val="hybridMultilevel"/>
    <w:tmpl w:val="3E0CD2D4"/>
    <w:lvl w:ilvl="0" w:tplc="08090001">
      <w:start w:val="1"/>
      <w:numFmt w:val="bullet"/>
      <w:lvlText w:val=""/>
      <w:lvlJc w:val="left"/>
      <w:pPr>
        <w:ind w:left="1575" w:hanging="360"/>
      </w:pPr>
      <w:rPr>
        <w:rFonts w:ascii="Symbol" w:hAnsi="Symbol" w:hint="default"/>
      </w:rPr>
    </w:lvl>
    <w:lvl w:ilvl="1" w:tplc="08090003" w:tentative="1">
      <w:start w:val="1"/>
      <w:numFmt w:val="bullet"/>
      <w:lvlText w:val="o"/>
      <w:lvlJc w:val="left"/>
      <w:pPr>
        <w:ind w:left="2295" w:hanging="360"/>
      </w:pPr>
      <w:rPr>
        <w:rFonts w:ascii="Courier New" w:hAnsi="Courier New" w:cs="Courier New" w:hint="default"/>
      </w:rPr>
    </w:lvl>
    <w:lvl w:ilvl="2" w:tplc="08090005" w:tentative="1">
      <w:start w:val="1"/>
      <w:numFmt w:val="bullet"/>
      <w:lvlText w:val=""/>
      <w:lvlJc w:val="left"/>
      <w:pPr>
        <w:ind w:left="3015" w:hanging="360"/>
      </w:pPr>
      <w:rPr>
        <w:rFonts w:ascii="Wingdings" w:hAnsi="Wingdings" w:hint="default"/>
      </w:rPr>
    </w:lvl>
    <w:lvl w:ilvl="3" w:tplc="08090001" w:tentative="1">
      <w:start w:val="1"/>
      <w:numFmt w:val="bullet"/>
      <w:lvlText w:val=""/>
      <w:lvlJc w:val="left"/>
      <w:pPr>
        <w:ind w:left="3735" w:hanging="360"/>
      </w:pPr>
      <w:rPr>
        <w:rFonts w:ascii="Symbol" w:hAnsi="Symbol" w:hint="default"/>
      </w:rPr>
    </w:lvl>
    <w:lvl w:ilvl="4" w:tplc="08090003" w:tentative="1">
      <w:start w:val="1"/>
      <w:numFmt w:val="bullet"/>
      <w:lvlText w:val="o"/>
      <w:lvlJc w:val="left"/>
      <w:pPr>
        <w:ind w:left="4455" w:hanging="360"/>
      </w:pPr>
      <w:rPr>
        <w:rFonts w:ascii="Courier New" w:hAnsi="Courier New" w:cs="Courier New" w:hint="default"/>
      </w:rPr>
    </w:lvl>
    <w:lvl w:ilvl="5" w:tplc="08090005" w:tentative="1">
      <w:start w:val="1"/>
      <w:numFmt w:val="bullet"/>
      <w:lvlText w:val=""/>
      <w:lvlJc w:val="left"/>
      <w:pPr>
        <w:ind w:left="5175" w:hanging="360"/>
      </w:pPr>
      <w:rPr>
        <w:rFonts w:ascii="Wingdings" w:hAnsi="Wingdings" w:hint="default"/>
      </w:rPr>
    </w:lvl>
    <w:lvl w:ilvl="6" w:tplc="08090001" w:tentative="1">
      <w:start w:val="1"/>
      <w:numFmt w:val="bullet"/>
      <w:lvlText w:val=""/>
      <w:lvlJc w:val="left"/>
      <w:pPr>
        <w:ind w:left="5895" w:hanging="360"/>
      </w:pPr>
      <w:rPr>
        <w:rFonts w:ascii="Symbol" w:hAnsi="Symbol" w:hint="default"/>
      </w:rPr>
    </w:lvl>
    <w:lvl w:ilvl="7" w:tplc="08090003" w:tentative="1">
      <w:start w:val="1"/>
      <w:numFmt w:val="bullet"/>
      <w:lvlText w:val="o"/>
      <w:lvlJc w:val="left"/>
      <w:pPr>
        <w:ind w:left="6615" w:hanging="360"/>
      </w:pPr>
      <w:rPr>
        <w:rFonts w:ascii="Courier New" w:hAnsi="Courier New" w:cs="Courier New" w:hint="default"/>
      </w:rPr>
    </w:lvl>
    <w:lvl w:ilvl="8" w:tplc="08090005" w:tentative="1">
      <w:start w:val="1"/>
      <w:numFmt w:val="bullet"/>
      <w:lvlText w:val=""/>
      <w:lvlJc w:val="left"/>
      <w:pPr>
        <w:ind w:left="7335" w:hanging="360"/>
      </w:pPr>
      <w:rPr>
        <w:rFonts w:ascii="Wingdings" w:hAnsi="Wingdings" w:hint="default"/>
      </w:rPr>
    </w:lvl>
  </w:abstractNum>
  <w:abstractNum w:abstractNumId="5" w15:restartNumberingAfterBreak="0">
    <w:nsid w:val="33FD417E"/>
    <w:multiLevelType w:val="multilevel"/>
    <w:tmpl w:val="2E783F6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6C8C1763"/>
    <w:multiLevelType w:val="multilevel"/>
    <w:tmpl w:val="248A37B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16cid:durableId="1011031415">
    <w:abstractNumId w:val="0"/>
  </w:num>
  <w:num w:numId="2" w16cid:durableId="1422334971">
    <w:abstractNumId w:val="2"/>
  </w:num>
  <w:num w:numId="3" w16cid:durableId="1467578701">
    <w:abstractNumId w:val="0"/>
  </w:num>
  <w:num w:numId="4" w16cid:durableId="749351349">
    <w:abstractNumId w:val="0"/>
    <w:lvlOverride w:ilvl="0">
      <w:startOverride w:val="2"/>
    </w:lvlOverride>
    <w:lvlOverride w:ilvl="1">
      <w:startOverride w:val="4"/>
    </w:lvlOverride>
  </w:num>
  <w:num w:numId="5" w16cid:durableId="1315139207">
    <w:abstractNumId w:val="0"/>
    <w:lvlOverride w:ilvl="0">
      <w:startOverride w:val="2"/>
    </w:lvlOverride>
    <w:lvlOverride w:ilvl="1">
      <w:startOverride w:val="3"/>
    </w:lvlOverride>
  </w:num>
  <w:num w:numId="6" w16cid:durableId="1051077358">
    <w:abstractNumId w:val="4"/>
  </w:num>
  <w:num w:numId="7" w16cid:durableId="1680236557">
    <w:abstractNumId w:val="1"/>
  </w:num>
  <w:num w:numId="8" w16cid:durableId="383217021">
    <w:abstractNumId w:val="0"/>
    <w:lvlOverride w:ilvl="0">
      <w:startOverride w:val="2"/>
    </w:lvlOverride>
    <w:lvlOverride w:ilvl="1">
      <w:startOverride w:val="3"/>
    </w:lvlOverride>
  </w:num>
  <w:num w:numId="9" w16cid:durableId="1515608210">
    <w:abstractNumId w:val="5"/>
  </w:num>
  <w:num w:numId="10" w16cid:durableId="1421026697">
    <w:abstractNumId w:val="3"/>
  </w:num>
  <w:num w:numId="11" w16cid:durableId="1706977846">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IME N. MARTINS">
    <w15:presenceInfo w15:providerId="AD" w15:userId="S::a31722317@fam.ulusiada.pt::1b99700f-6d22-4a2a-b279-6ff1f68354fa"/>
  </w15:person>
  <w15:person w15:author="Vitor Pereira">
    <w15:presenceInfo w15:providerId="None" w15:userId="Vitor Perei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revisionView w:markup="0"/>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4A70"/>
    <w:rsid w:val="000002FA"/>
    <w:rsid w:val="00004AAA"/>
    <w:rsid w:val="00006B75"/>
    <w:rsid w:val="0000780E"/>
    <w:rsid w:val="00007FE7"/>
    <w:rsid w:val="0001522E"/>
    <w:rsid w:val="00015302"/>
    <w:rsid w:val="00017F8B"/>
    <w:rsid w:val="00020891"/>
    <w:rsid w:val="00021662"/>
    <w:rsid w:val="00021C6E"/>
    <w:rsid w:val="000228F4"/>
    <w:rsid w:val="00023DE3"/>
    <w:rsid w:val="00024483"/>
    <w:rsid w:val="00030A9C"/>
    <w:rsid w:val="00031833"/>
    <w:rsid w:val="00032094"/>
    <w:rsid w:val="000341C1"/>
    <w:rsid w:val="000413F7"/>
    <w:rsid w:val="00042353"/>
    <w:rsid w:val="0005003A"/>
    <w:rsid w:val="00050406"/>
    <w:rsid w:val="000508D3"/>
    <w:rsid w:val="00052286"/>
    <w:rsid w:val="0005522E"/>
    <w:rsid w:val="00055FBE"/>
    <w:rsid w:val="0005623E"/>
    <w:rsid w:val="00056534"/>
    <w:rsid w:val="00056E27"/>
    <w:rsid w:val="00056E3F"/>
    <w:rsid w:val="0005722A"/>
    <w:rsid w:val="00062687"/>
    <w:rsid w:val="00062EC5"/>
    <w:rsid w:val="0007244C"/>
    <w:rsid w:val="000769C0"/>
    <w:rsid w:val="00081D66"/>
    <w:rsid w:val="00083207"/>
    <w:rsid w:val="000851B9"/>
    <w:rsid w:val="0008567E"/>
    <w:rsid w:val="0008579F"/>
    <w:rsid w:val="00085C4A"/>
    <w:rsid w:val="00085EB4"/>
    <w:rsid w:val="000914CF"/>
    <w:rsid w:val="000929EF"/>
    <w:rsid w:val="0009333E"/>
    <w:rsid w:val="00093442"/>
    <w:rsid w:val="000936AC"/>
    <w:rsid w:val="00094192"/>
    <w:rsid w:val="00094B07"/>
    <w:rsid w:val="00096A0D"/>
    <w:rsid w:val="000A09D4"/>
    <w:rsid w:val="000A0CA7"/>
    <w:rsid w:val="000A0D31"/>
    <w:rsid w:val="000A18FF"/>
    <w:rsid w:val="000A368D"/>
    <w:rsid w:val="000A7A9F"/>
    <w:rsid w:val="000A7CCD"/>
    <w:rsid w:val="000B0385"/>
    <w:rsid w:val="000B1D5E"/>
    <w:rsid w:val="000B34C2"/>
    <w:rsid w:val="000B4387"/>
    <w:rsid w:val="000B448C"/>
    <w:rsid w:val="000B6195"/>
    <w:rsid w:val="000B7E56"/>
    <w:rsid w:val="000C08F8"/>
    <w:rsid w:val="000C4001"/>
    <w:rsid w:val="000C41F9"/>
    <w:rsid w:val="000C5588"/>
    <w:rsid w:val="000C6DEE"/>
    <w:rsid w:val="000D0D2D"/>
    <w:rsid w:val="000D45B6"/>
    <w:rsid w:val="000D66CF"/>
    <w:rsid w:val="000D73AE"/>
    <w:rsid w:val="000D7E00"/>
    <w:rsid w:val="000E3645"/>
    <w:rsid w:val="000E384B"/>
    <w:rsid w:val="000E734F"/>
    <w:rsid w:val="000F041C"/>
    <w:rsid w:val="000F2509"/>
    <w:rsid w:val="000F4358"/>
    <w:rsid w:val="000F49AB"/>
    <w:rsid w:val="0010404B"/>
    <w:rsid w:val="00105A33"/>
    <w:rsid w:val="0010624B"/>
    <w:rsid w:val="00107456"/>
    <w:rsid w:val="00107CB8"/>
    <w:rsid w:val="00111039"/>
    <w:rsid w:val="00111095"/>
    <w:rsid w:val="0011257B"/>
    <w:rsid w:val="00112B8F"/>
    <w:rsid w:val="001130E8"/>
    <w:rsid w:val="001138E0"/>
    <w:rsid w:val="00113C12"/>
    <w:rsid w:val="00113FFB"/>
    <w:rsid w:val="0011724C"/>
    <w:rsid w:val="001208E6"/>
    <w:rsid w:val="001222B9"/>
    <w:rsid w:val="001300B8"/>
    <w:rsid w:val="00130C6E"/>
    <w:rsid w:val="001343F6"/>
    <w:rsid w:val="00134C35"/>
    <w:rsid w:val="00134C94"/>
    <w:rsid w:val="00135251"/>
    <w:rsid w:val="00135BEB"/>
    <w:rsid w:val="00136F05"/>
    <w:rsid w:val="0014076D"/>
    <w:rsid w:val="001409AB"/>
    <w:rsid w:val="00140A86"/>
    <w:rsid w:val="00142C86"/>
    <w:rsid w:val="00143165"/>
    <w:rsid w:val="00145620"/>
    <w:rsid w:val="00147D59"/>
    <w:rsid w:val="00151F31"/>
    <w:rsid w:val="0015225D"/>
    <w:rsid w:val="00152FE0"/>
    <w:rsid w:val="001551CC"/>
    <w:rsid w:val="001570B2"/>
    <w:rsid w:val="00157FD5"/>
    <w:rsid w:val="001626E6"/>
    <w:rsid w:val="00165C40"/>
    <w:rsid w:val="0016651A"/>
    <w:rsid w:val="0016672F"/>
    <w:rsid w:val="0016754A"/>
    <w:rsid w:val="00171623"/>
    <w:rsid w:val="00172BF2"/>
    <w:rsid w:val="00172EFF"/>
    <w:rsid w:val="00173998"/>
    <w:rsid w:val="00174934"/>
    <w:rsid w:val="00174DF1"/>
    <w:rsid w:val="00174F2A"/>
    <w:rsid w:val="00184C7B"/>
    <w:rsid w:val="00187099"/>
    <w:rsid w:val="00187795"/>
    <w:rsid w:val="001926C2"/>
    <w:rsid w:val="00192F2E"/>
    <w:rsid w:val="00193B03"/>
    <w:rsid w:val="001942F9"/>
    <w:rsid w:val="0019515F"/>
    <w:rsid w:val="0019626F"/>
    <w:rsid w:val="001A1640"/>
    <w:rsid w:val="001A2560"/>
    <w:rsid w:val="001A2A5E"/>
    <w:rsid w:val="001A3359"/>
    <w:rsid w:val="001A5844"/>
    <w:rsid w:val="001A5EF0"/>
    <w:rsid w:val="001A7AE1"/>
    <w:rsid w:val="001B17AC"/>
    <w:rsid w:val="001B2524"/>
    <w:rsid w:val="001B4A47"/>
    <w:rsid w:val="001B5162"/>
    <w:rsid w:val="001B5C8D"/>
    <w:rsid w:val="001C0F00"/>
    <w:rsid w:val="001C2C15"/>
    <w:rsid w:val="001C3B08"/>
    <w:rsid w:val="001C435D"/>
    <w:rsid w:val="001C69E1"/>
    <w:rsid w:val="001C7181"/>
    <w:rsid w:val="001C7C6E"/>
    <w:rsid w:val="001D104A"/>
    <w:rsid w:val="001D42B3"/>
    <w:rsid w:val="001D4716"/>
    <w:rsid w:val="001D5001"/>
    <w:rsid w:val="001D5A0F"/>
    <w:rsid w:val="001D70D6"/>
    <w:rsid w:val="001D7527"/>
    <w:rsid w:val="001D7826"/>
    <w:rsid w:val="001E0171"/>
    <w:rsid w:val="001E083B"/>
    <w:rsid w:val="001E18FA"/>
    <w:rsid w:val="001E2CB3"/>
    <w:rsid w:val="001E34F4"/>
    <w:rsid w:val="001E4A73"/>
    <w:rsid w:val="001E57EF"/>
    <w:rsid w:val="001E626D"/>
    <w:rsid w:val="001E6A14"/>
    <w:rsid w:val="001F0C31"/>
    <w:rsid w:val="001F13AF"/>
    <w:rsid w:val="001F154E"/>
    <w:rsid w:val="001F2295"/>
    <w:rsid w:val="001F262D"/>
    <w:rsid w:val="001F2A43"/>
    <w:rsid w:val="001F3062"/>
    <w:rsid w:val="001F35DF"/>
    <w:rsid w:val="001F5CE5"/>
    <w:rsid w:val="001F69D7"/>
    <w:rsid w:val="001F6B57"/>
    <w:rsid w:val="001F7CF8"/>
    <w:rsid w:val="002005DB"/>
    <w:rsid w:val="00200E2D"/>
    <w:rsid w:val="00201216"/>
    <w:rsid w:val="00201A54"/>
    <w:rsid w:val="00201B1E"/>
    <w:rsid w:val="00201C98"/>
    <w:rsid w:val="0020229C"/>
    <w:rsid w:val="00202E37"/>
    <w:rsid w:val="00203487"/>
    <w:rsid w:val="00204489"/>
    <w:rsid w:val="00205056"/>
    <w:rsid w:val="00206D40"/>
    <w:rsid w:val="002077B6"/>
    <w:rsid w:val="00207B50"/>
    <w:rsid w:val="00207D84"/>
    <w:rsid w:val="00210477"/>
    <w:rsid w:val="00210CCD"/>
    <w:rsid w:val="002122E7"/>
    <w:rsid w:val="00213043"/>
    <w:rsid w:val="00213296"/>
    <w:rsid w:val="00213B5F"/>
    <w:rsid w:val="00214FA7"/>
    <w:rsid w:val="002169BE"/>
    <w:rsid w:val="00217B27"/>
    <w:rsid w:val="00217E53"/>
    <w:rsid w:val="002205FC"/>
    <w:rsid w:val="00221309"/>
    <w:rsid w:val="00221EE5"/>
    <w:rsid w:val="002220AB"/>
    <w:rsid w:val="002231A7"/>
    <w:rsid w:val="00225396"/>
    <w:rsid w:val="002268B4"/>
    <w:rsid w:val="00227A94"/>
    <w:rsid w:val="00230CA5"/>
    <w:rsid w:val="002310B7"/>
    <w:rsid w:val="00232832"/>
    <w:rsid w:val="002330D2"/>
    <w:rsid w:val="0023360E"/>
    <w:rsid w:val="00234CC7"/>
    <w:rsid w:val="0023645C"/>
    <w:rsid w:val="002367A3"/>
    <w:rsid w:val="002410A2"/>
    <w:rsid w:val="00242532"/>
    <w:rsid w:val="00242D4C"/>
    <w:rsid w:val="00243555"/>
    <w:rsid w:val="002448CD"/>
    <w:rsid w:val="00246E7D"/>
    <w:rsid w:val="00247159"/>
    <w:rsid w:val="0025092A"/>
    <w:rsid w:val="00251233"/>
    <w:rsid w:val="00252EB1"/>
    <w:rsid w:val="00253081"/>
    <w:rsid w:val="00254071"/>
    <w:rsid w:val="00254338"/>
    <w:rsid w:val="002555DA"/>
    <w:rsid w:val="00262EE0"/>
    <w:rsid w:val="0026529E"/>
    <w:rsid w:val="00266095"/>
    <w:rsid w:val="0026714C"/>
    <w:rsid w:val="00267880"/>
    <w:rsid w:val="00267955"/>
    <w:rsid w:val="0027028F"/>
    <w:rsid w:val="002721FE"/>
    <w:rsid w:val="00272573"/>
    <w:rsid w:val="0027325E"/>
    <w:rsid w:val="0027370B"/>
    <w:rsid w:val="00273C10"/>
    <w:rsid w:val="00274247"/>
    <w:rsid w:val="00274AE9"/>
    <w:rsid w:val="00274E65"/>
    <w:rsid w:val="002755C7"/>
    <w:rsid w:val="0027660D"/>
    <w:rsid w:val="0027753D"/>
    <w:rsid w:val="00280F19"/>
    <w:rsid w:val="00282065"/>
    <w:rsid w:val="00282423"/>
    <w:rsid w:val="00282478"/>
    <w:rsid w:val="002829AA"/>
    <w:rsid w:val="002833F9"/>
    <w:rsid w:val="00283DB5"/>
    <w:rsid w:val="00284DEB"/>
    <w:rsid w:val="00285BCE"/>
    <w:rsid w:val="00286848"/>
    <w:rsid w:val="002870BE"/>
    <w:rsid w:val="0028790A"/>
    <w:rsid w:val="00296B16"/>
    <w:rsid w:val="00297517"/>
    <w:rsid w:val="002977FC"/>
    <w:rsid w:val="00297B55"/>
    <w:rsid w:val="002A1C65"/>
    <w:rsid w:val="002A3804"/>
    <w:rsid w:val="002A3C2D"/>
    <w:rsid w:val="002A4223"/>
    <w:rsid w:val="002A4D72"/>
    <w:rsid w:val="002A5184"/>
    <w:rsid w:val="002A5D66"/>
    <w:rsid w:val="002B05A7"/>
    <w:rsid w:val="002B1378"/>
    <w:rsid w:val="002B26AB"/>
    <w:rsid w:val="002B3443"/>
    <w:rsid w:val="002C17C0"/>
    <w:rsid w:val="002C1FC3"/>
    <w:rsid w:val="002C737D"/>
    <w:rsid w:val="002C7F99"/>
    <w:rsid w:val="002D2257"/>
    <w:rsid w:val="002D6C1A"/>
    <w:rsid w:val="002E0B3F"/>
    <w:rsid w:val="002E148D"/>
    <w:rsid w:val="002E3B3F"/>
    <w:rsid w:val="002E428C"/>
    <w:rsid w:val="002E6240"/>
    <w:rsid w:val="002F126C"/>
    <w:rsid w:val="002F1969"/>
    <w:rsid w:val="002F1D41"/>
    <w:rsid w:val="002F2886"/>
    <w:rsid w:val="002F2C34"/>
    <w:rsid w:val="002F3936"/>
    <w:rsid w:val="002F3D4A"/>
    <w:rsid w:val="002F3E10"/>
    <w:rsid w:val="002F3E19"/>
    <w:rsid w:val="002F44B3"/>
    <w:rsid w:val="002F6CAC"/>
    <w:rsid w:val="002F79E1"/>
    <w:rsid w:val="0030040C"/>
    <w:rsid w:val="003021E1"/>
    <w:rsid w:val="00303BB5"/>
    <w:rsid w:val="003040BA"/>
    <w:rsid w:val="00304534"/>
    <w:rsid w:val="0031002B"/>
    <w:rsid w:val="0031079D"/>
    <w:rsid w:val="0031080F"/>
    <w:rsid w:val="003133E0"/>
    <w:rsid w:val="00314B30"/>
    <w:rsid w:val="00316EDF"/>
    <w:rsid w:val="00317327"/>
    <w:rsid w:val="003179FC"/>
    <w:rsid w:val="0032034C"/>
    <w:rsid w:val="003253DB"/>
    <w:rsid w:val="00325C2A"/>
    <w:rsid w:val="00326170"/>
    <w:rsid w:val="00326356"/>
    <w:rsid w:val="0032644D"/>
    <w:rsid w:val="00326EA8"/>
    <w:rsid w:val="00330D65"/>
    <w:rsid w:val="00332AB8"/>
    <w:rsid w:val="0033405B"/>
    <w:rsid w:val="00335BCD"/>
    <w:rsid w:val="00335DF5"/>
    <w:rsid w:val="00340023"/>
    <w:rsid w:val="00340625"/>
    <w:rsid w:val="0034096E"/>
    <w:rsid w:val="00342FF0"/>
    <w:rsid w:val="0034508B"/>
    <w:rsid w:val="003459DD"/>
    <w:rsid w:val="00345AA2"/>
    <w:rsid w:val="00345E2E"/>
    <w:rsid w:val="003479CD"/>
    <w:rsid w:val="00350E4E"/>
    <w:rsid w:val="00351650"/>
    <w:rsid w:val="00353200"/>
    <w:rsid w:val="00354864"/>
    <w:rsid w:val="0035613C"/>
    <w:rsid w:val="003573AC"/>
    <w:rsid w:val="00360B74"/>
    <w:rsid w:val="0036190A"/>
    <w:rsid w:val="00361AFE"/>
    <w:rsid w:val="00362E54"/>
    <w:rsid w:val="00362F1F"/>
    <w:rsid w:val="00364001"/>
    <w:rsid w:val="00365969"/>
    <w:rsid w:val="00367655"/>
    <w:rsid w:val="00367846"/>
    <w:rsid w:val="00370B40"/>
    <w:rsid w:val="003718C0"/>
    <w:rsid w:val="00371A51"/>
    <w:rsid w:val="0037247F"/>
    <w:rsid w:val="00381E39"/>
    <w:rsid w:val="00386F1C"/>
    <w:rsid w:val="00391415"/>
    <w:rsid w:val="00391B11"/>
    <w:rsid w:val="0039244E"/>
    <w:rsid w:val="0039352B"/>
    <w:rsid w:val="003939C2"/>
    <w:rsid w:val="00396CC6"/>
    <w:rsid w:val="00396CE6"/>
    <w:rsid w:val="00397361"/>
    <w:rsid w:val="003A136F"/>
    <w:rsid w:val="003A1D64"/>
    <w:rsid w:val="003A288E"/>
    <w:rsid w:val="003A2C9A"/>
    <w:rsid w:val="003A3E45"/>
    <w:rsid w:val="003B02E4"/>
    <w:rsid w:val="003B60B4"/>
    <w:rsid w:val="003B60B6"/>
    <w:rsid w:val="003B665A"/>
    <w:rsid w:val="003C08C7"/>
    <w:rsid w:val="003C215A"/>
    <w:rsid w:val="003C2214"/>
    <w:rsid w:val="003C45F9"/>
    <w:rsid w:val="003C552A"/>
    <w:rsid w:val="003D022F"/>
    <w:rsid w:val="003D0590"/>
    <w:rsid w:val="003D1359"/>
    <w:rsid w:val="003D306F"/>
    <w:rsid w:val="003D3A81"/>
    <w:rsid w:val="003D40FD"/>
    <w:rsid w:val="003D7F1D"/>
    <w:rsid w:val="003E0445"/>
    <w:rsid w:val="003E144B"/>
    <w:rsid w:val="003E76F4"/>
    <w:rsid w:val="003F0390"/>
    <w:rsid w:val="003F07BA"/>
    <w:rsid w:val="00402B66"/>
    <w:rsid w:val="00410C32"/>
    <w:rsid w:val="00410C62"/>
    <w:rsid w:val="00410D94"/>
    <w:rsid w:val="00411E2B"/>
    <w:rsid w:val="00412504"/>
    <w:rsid w:val="00412E98"/>
    <w:rsid w:val="00414080"/>
    <w:rsid w:val="004140A3"/>
    <w:rsid w:val="00414EB0"/>
    <w:rsid w:val="00416A53"/>
    <w:rsid w:val="004206F9"/>
    <w:rsid w:val="00421865"/>
    <w:rsid w:val="00421A68"/>
    <w:rsid w:val="004233B1"/>
    <w:rsid w:val="00427CB8"/>
    <w:rsid w:val="00431B72"/>
    <w:rsid w:val="00434246"/>
    <w:rsid w:val="00437618"/>
    <w:rsid w:val="00440943"/>
    <w:rsid w:val="0044462E"/>
    <w:rsid w:val="0044483C"/>
    <w:rsid w:val="0044799A"/>
    <w:rsid w:val="0045110D"/>
    <w:rsid w:val="00453CF6"/>
    <w:rsid w:val="004545D9"/>
    <w:rsid w:val="00454961"/>
    <w:rsid w:val="004602CB"/>
    <w:rsid w:val="004621FC"/>
    <w:rsid w:val="00462F1D"/>
    <w:rsid w:val="00465D47"/>
    <w:rsid w:val="00466691"/>
    <w:rsid w:val="00466D3E"/>
    <w:rsid w:val="004710CF"/>
    <w:rsid w:val="00472758"/>
    <w:rsid w:val="00473DC5"/>
    <w:rsid w:val="00474D32"/>
    <w:rsid w:val="0047609E"/>
    <w:rsid w:val="00476591"/>
    <w:rsid w:val="004808C8"/>
    <w:rsid w:val="00481C30"/>
    <w:rsid w:val="004824A3"/>
    <w:rsid w:val="00484313"/>
    <w:rsid w:val="0048633F"/>
    <w:rsid w:val="00490065"/>
    <w:rsid w:val="0049310E"/>
    <w:rsid w:val="00493CB8"/>
    <w:rsid w:val="00495F82"/>
    <w:rsid w:val="00497AC3"/>
    <w:rsid w:val="004A15FA"/>
    <w:rsid w:val="004A1FDF"/>
    <w:rsid w:val="004A3074"/>
    <w:rsid w:val="004A366F"/>
    <w:rsid w:val="004A3D33"/>
    <w:rsid w:val="004A5D73"/>
    <w:rsid w:val="004A69B0"/>
    <w:rsid w:val="004A6FA9"/>
    <w:rsid w:val="004B1583"/>
    <w:rsid w:val="004B229A"/>
    <w:rsid w:val="004B23A5"/>
    <w:rsid w:val="004B2DA3"/>
    <w:rsid w:val="004B3602"/>
    <w:rsid w:val="004B37AB"/>
    <w:rsid w:val="004B4866"/>
    <w:rsid w:val="004B799D"/>
    <w:rsid w:val="004C0B85"/>
    <w:rsid w:val="004C0F7D"/>
    <w:rsid w:val="004C18BE"/>
    <w:rsid w:val="004C1D75"/>
    <w:rsid w:val="004C277E"/>
    <w:rsid w:val="004C3CE8"/>
    <w:rsid w:val="004C6BC9"/>
    <w:rsid w:val="004D151E"/>
    <w:rsid w:val="004D29A7"/>
    <w:rsid w:val="004D39EE"/>
    <w:rsid w:val="004D54F0"/>
    <w:rsid w:val="004D6940"/>
    <w:rsid w:val="004D6C20"/>
    <w:rsid w:val="004D78E1"/>
    <w:rsid w:val="004E2609"/>
    <w:rsid w:val="004E3307"/>
    <w:rsid w:val="004E56AE"/>
    <w:rsid w:val="004F16FC"/>
    <w:rsid w:val="004F46AA"/>
    <w:rsid w:val="004F6558"/>
    <w:rsid w:val="004F76AA"/>
    <w:rsid w:val="00500F3B"/>
    <w:rsid w:val="00504511"/>
    <w:rsid w:val="00507B1B"/>
    <w:rsid w:val="005106D5"/>
    <w:rsid w:val="005115D6"/>
    <w:rsid w:val="005115DA"/>
    <w:rsid w:val="00514C04"/>
    <w:rsid w:val="00514C2E"/>
    <w:rsid w:val="0051563B"/>
    <w:rsid w:val="0051612B"/>
    <w:rsid w:val="00516495"/>
    <w:rsid w:val="005165F6"/>
    <w:rsid w:val="0051765C"/>
    <w:rsid w:val="00520076"/>
    <w:rsid w:val="00523503"/>
    <w:rsid w:val="005304E1"/>
    <w:rsid w:val="005307FE"/>
    <w:rsid w:val="00537250"/>
    <w:rsid w:val="00547E53"/>
    <w:rsid w:val="00551072"/>
    <w:rsid w:val="00551731"/>
    <w:rsid w:val="00551CB7"/>
    <w:rsid w:val="00551E7B"/>
    <w:rsid w:val="005529B4"/>
    <w:rsid w:val="0055568F"/>
    <w:rsid w:val="0055628E"/>
    <w:rsid w:val="005577CB"/>
    <w:rsid w:val="005613CE"/>
    <w:rsid w:val="00561454"/>
    <w:rsid w:val="0056174B"/>
    <w:rsid w:val="005626EE"/>
    <w:rsid w:val="00564769"/>
    <w:rsid w:val="0056590A"/>
    <w:rsid w:val="005715CE"/>
    <w:rsid w:val="005732B9"/>
    <w:rsid w:val="00575A01"/>
    <w:rsid w:val="005802A7"/>
    <w:rsid w:val="005802CF"/>
    <w:rsid w:val="005819BD"/>
    <w:rsid w:val="00581B11"/>
    <w:rsid w:val="00581D5F"/>
    <w:rsid w:val="00582A1F"/>
    <w:rsid w:val="00586BC5"/>
    <w:rsid w:val="00587813"/>
    <w:rsid w:val="0059144E"/>
    <w:rsid w:val="00592793"/>
    <w:rsid w:val="005935E8"/>
    <w:rsid w:val="005944C1"/>
    <w:rsid w:val="00595682"/>
    <w:rsid w:val="005A056D"/>
    <w:rsid w:val="005A17CA"/>
    <w:rsid w:val="005A330F"/>
    <w:rsid w:val="005A4FA8"/>
    <w:rsid w:val="005A7907"/>
    <w:rsid w:val="005B1670"/>
    <w:rsid w:val="005B4BA8"/>
    <w:rsid w:val="005B5F4B"/>
    <w:rsid w:val="005B6C82"/>
    <w:rsid w:val="005C041A"/>
    <w:rsid w:val="005C139A"/>
    <w:rsid w:val="005C146A"/>
    <w:rsid w:val="005C28D3"/>
    <w:rsid w:val="005C2CCA"/>
    <w:rsid w:val="005C35C7"/>
    <w:rsid w:val="005C512B"/>
    <w:rsid w:val="005C5261"/>
    <w:rsid w:val="005C63F0"/>
    <w:rsid w:val="005C76D9"/>
    <w:rsid w:val="005C7A8E"/>
    <w:rsid w:val="005D1B7E"/>
    <w:rsid w:val="005D2DB9"/>
    <w:rsid w:val="005D3724"/>
    <w:rsid w:val="005D5854"/>
    <w:rsid w:val="005D5BD3"/>
    <w:rsid w:val="005D625B"/>
    <w:rsid w:val="005D7F41"/>
    <w:rsid w:val="005D7F9A"/>
    <w:rsid w:val="005E0ED4"/>
    <w:rsid w:val="005E13A1"/>
    <w:rsid w:val="005E1B0C"/>
    <w:rsid w:val="005E220E"/>
    <w:rsid w:val="005E2906"/>
    <w:rsid w:val="005E2BAA"/>
    <w:rsid w:val="005E35F9"/>
    <w:rsid w:val="005E4503"/>
    <w:rsid w:val="005E4CE5"/>
    <w:rsid w:val="005E5BC1"/>
    <w:rsid w:val="005E600F"/>
    <w:rsid w:val="005E7CD5"/>
    <w:rsid w:val="005F1F98"/>
    <w:rsid w:val="005F35A5"/>
    <w:rsid w:val="005F391B"/>
    <w:rsid w:val="005F6B32"/>
    <w:rsid w:val="005F7BE9"/>
    <w:rsid w:val="00600731"/>
    <w:rsid w:val="00601D09"/>
    <w:rsid w:val="0060341E"/>
    <w:rsid w:val="006063E4"/>
    <w:rsid w:val="00607E9D"/>
    <w:rsid w:val="00610DA9"/>
    <w:rsid w:val="00613534"/>
    <w:rsid w:val="0061473D"/>
    <w:rsid w:val="006160A2"/>
    <w:rsid w:val="00620069"/>
    <w:rsid w:val="006242E5"/>
    <w:rsid w:val="00626281"/>
    <w:rsid w:val="006313CD"/>
    <w:rsid w:val="00631CF7"/>
    <w:rsid w:val="00631E5A"/>
    <w:rsid w:val="006409FA"/>
    <w:rsid w:val="00641112"/>
    <w:rsid w:val="0064121B"/>
    <w:rsid w:val="00643C91"/>
    <w:rsid w:val="006445E0"/>
    <w:rsid w:val="00645A0D"/>
    <w:rsid w:val="006477E7"/>
    <w:rsid w:val="00651AFE"/>
    <w:rsid w:val="00651E2C"/>
    <w:rsid w:val="0065206B"/>
    <w:rsid w:val="006524E9"/>
    <w:rsid w:val="00652631"/>
    <w:rsid w:val="00655D8C"/>
    <w:rsid w:val="006604D0"/>
    <w:rsid w:val="00660C2D"/>
    <w:rsid w:val="00661C6F"/>
    <w:rsid w:val="00662343"/>
    <w:rsid w:val="00664309"/>
    <w:rsid w:val="00664A70"/>
    <w:rsid w:val="00664F69"/>
    <w:rsid w:val="006658C7"/>
    <w:rsid w:val="006703BA"/>
    <w:rsid w:val="0067521F"/>
    <w:rsid w:val="006755F8"/>
    <w:rsid w:val="00677649"/>
    <w:rsid w:val="00677E5B"/>
    <w:rsid w:val="006844A9"/>
    <w:rsid w:val="0068668E"/>
    <w:rsid w:val="00691A19"/>
    <w:rsid w:val="00692ACD"/>
    <w:rsid w:val="00693124"/>
    <w:rsid w:val="00696406"/>
    <w:rsid w:val="0069676E"/>
    <w:rsid w:val="006A02D2"/>
    <w:rsid w:val="006A04A1"/>
    <w:rsid w:val="006A057E"/>
    <w:rsid w:val="006A2196"/>
    <w:rsid w:val="006A35FE"/>
    <w:rsid w:val="006A64EF"/>
    <w:rsid w:val="006B12CB"/>
    <w:rsid w:val="006B14FE"/>
    <w:rsid w:val="006B23B0"/>
    <w:rsid w:val="006B39BA"/>
    <w:rsid w:val="006B4A72"/>
    <w:rsid w:val="006B4EE5"/>
    <w:rsid w:val="006B7027"/>
    <w:rsid w:val="006C0374"/>
    <w:rsid w:val="006C19B0"/>
    <w:rsid w:val="006C28EE"/>
    <w:rsid w:val="006C2DE0"/>
    <w:rsid w:val="006C32E3"/>
    <w:rsid w:val="006C3C2C"/>
    <w:rsid w:val="006C4154"/>
    <w:rsid w:val="006C4F94"/>
    <w:rsid w:val="006C5779"/>
    <w:rsid w:val="006C657C"/>
    <w:rsid w:val="006C6BCB"/>
    <w:rsid w:val="006C70B3"/>
    <w:rsid w:val="006D1981"/>
    <w:rsid w:val="006D53FD"/>
    <w:rsid w:val="006D56EF"/>
    <w:rsid w:val="006D6008"/>
    <w:rsid w:val="006D7C68"/>
    <w:rsid w:val="006D7D10"/>
    <w:rsid w:val="006E14ED"/>
    <w:rsid w:val="006E3E96"/>
    <w:rsid w:val="006E6A8F"/>
    <w:rsid w:val="006E7883"/>
    <w:rsid w:val="006E7C42"/>
    <w:rsid w:val="006F17A9"/>
    <w:rsid w:val="006F2244"/>
    <w:rsid w:val="006F60B3"/>
    <w:rsid w:val="006F7236"/>
    <w:rsid w:val="006F732A"/>
    <w:rsid w:val="007012D2"/>
    <w:rsid w:val="00701BB4"/>
    <w:rsid w:val="00701F8C"/>
    <w:rsid w:val="00703069"/>
    <w:rsid w:val="00703F08"/>
    <w:rsid w:val="00707184"/>
    <w:rsid w:val="007102AD"/>
    <w:rsid w:val="00710D9A"/>
    <w:rsid w:val="007113FF"/>
    <w:rsid w:val="00713139"/>
    <w:rsid w:val="0071577A"/>
    <w:rsid w:val="007169E9"/>
    <w:rsid w:val="00720728"/>
    <w:rsid w:val="0072310B"/>
    <w:rsid w:val="00723856"/>
    <w:rsid w:val="00724D36"/>
    <w:rsid w:val="00724EE9"/>
    <w:rsid w:val="00727B13"/>
    <w:rsid w:val="00733D86"/>
    <w:rsid w:val="00733E63"/>
    <w:rsid w:val="007348F3"/>
    <w:rsid w:val="00734C33"/>
    <w:rsid w:val="00736540"/>
    <w:rsid w:val="007367D5"/>
    <w:rsid w:val="0074164F"/>
    <w:rsid w:val="00742432"/>
    <w:rsid w:val="00742B7E"/>
    <w:rsid w:val="00745D44"/>
    <w:rsid w:val="00750769"/>
    <w:rsid w:val="007520AA"/>
    <w:rsid w:val="00752E9D"/>
    <w:rsid w:val="00754357"/>
    <w:rsid w:val="00754D67"/>
    <w:rsid w:val="0076004F"/>
    <w:rsid w:val="007610CB"/>
    <w:rsid w:val="00761AD3"/>
    <w:rsid w:val="007626A0"/>
    <w:rsid w:val="007638A9"/>
    <w:rsid w:val="0076506A"/>
    <w:rsid w:val="00765F61"/>
    <w:rsid w:val="007662E6"/>
    <w:rsid w:val="00766F66"/>
    <w:rsid w:val="00770304"/>
    <w:rsid w:val="007727A7"/>
    <w:rsid w:val="007744B7"/>
    <w:rsid w:val="007748B2"/>
    <w:rsid w:val="00775F9A"/>
    <w:rsid w:val="007770C7"/>
    <w:rsid w:val="007774FF"/>
    <w:rsid w:val="0077766E"/>
    <w:rsid w:val="00777D1B"/>
    <w:rsid w:val="00782BFC"/>
    <w:rsid w:val="00783488"/>
    <w:rsid w:val="007835F2"/>
    <w:rsid w:val="00783686"/>
    <w:rsid w:val="007866AB"/>
    <w:rsid w:val="0078745A"/>
    <w:rsid w:val="00787776"/>
    <w:rsid w:val="00787CF9"/>
    <w:rsid w:val="00791865"/>
    <w:rsid w:val="00791FD2"/>
    <w:rsid w:val="00794F8F"/>
    <w:rsid w:val="00797B8A"/>
    <w:rsid w:val="00797F35"/>
    <w:rsid w:val="007A1836"/>
    <w:rsid w:val="007A2097"/>
    <w:rsid w:val="007A3079"/>
    <w:rsid w:val="007A3915"/>
    <w:rsid w:val="007A520F"/>
    <w:rsid w:val="007A6BD2"/>
    <w:rsid w:val="007A7A5A"/>
    <w:rsid w:val="007B278D"/>
    <w:rsid w:val="007B4120"/>
    <w:rsid w:val="007B537F"/>
    <w:rsid w:val="007B62E0"/>
    <w:rsid w:val="007B6955"/>
    <w:rsid w:val="007B6B29"/>
    <w:rsid w:val="007B6BF0"/>
    <w:rsid w:val="007C0C2D"/>
    <w:rsid w:val="007C3541"/>
    <w:rsid w:val="007C39FB"/>
    <w:rsid w:val="007C6197"/>
    <w:rsid w:val="007D0049"/>
    <w:rsid w:val="007D273D"/>
    <w:rsid w:val="007D3E41"/>
    <w:rsid w:val="007D4119"/>
    <w:rsid w:val="007D48BB"/>
    <w:rsid w:val="007D4A94"/>
    <w:rsid w:val="007D61A8"/>
    <w:rsid w:val="007E07CE"/>
    <w:rsid w:val="007E0FE6"/>
    <w:rsid w:val="007E15A2"/>
    <w:rsid w:val="007E446B"/>
    <w:rsid w:val="007E4489"/>
    <w:rsid w:val="007E7467"/>
    <w:rsid w:val="007F074F"/>
    <w:rsid w:val="007F22D6"/>
    <w:rsid w:val="007F5654"/>
    <w:rsid w:val="007F56A0"/>
    <w:rsid w:val="007F706E"/>
    <w:rsid w:val="007F7505"/>
    <w:rsid w:val="0080077E"/>
    <w:rsid w:val="00801169"/>
    <w:rsid w:val="008028EE"/>
    <w:rsid w:val="00803D68"/>
    <w:rsid w:val="00804704"/>
    <w:rsid w:val="0080576A"/>
    <w:rsid w:val="00806667"/>
    <w:rsid w:val="00811101"/>
    <w:rsid w:val="00811A50"/>
    <w:rsid w:val="00813186"/>
    <w:rsid w:val="00813FB9"/>
    <w:rsid w:val="00815D51"/>
    <w:rsid w:val="008167C9"/>
    <w:rsid w:val="00824532"/>
    <w:rsid w:val="00824970"/>
    <w:rsid w:val="00825304"/>
    <w:rsid w:val="00825CAA"/>
    <w:rsid w:val="00826E40"/>
    <w:rsid w:val="00826EBC"/>
    <w:rsid w:val="00827264"/>
    <w:rsid w:val="0082737C"/>
    <w:rsid w:val="00827E81"/>
    <w:rsid w:val="008301A7"/>
    <w:rsid w:val="00832007"/>
    <w:rsid w:val="0083264B"/>
    <w:rsid w:val="00832CAE"/>
    <w:rsid w:val="00833149"/>
    <w:rsid w:val="008338F6"/>
    <w:rsid w:val="00834682"/>
    <w:rsid w:val="00835701"/>
    <w:rsid w:val="00837D70"/>
    <w:rsid w:val="008419C7"/>
    <w:rsid w:val="00842041"/>
    <w:rsid w:val="008426B8"/>
    <w:rsid w:val="00843C08"/>
    <w:rsid w:val="00843EA5"/>
    <w:rsid w:val="0084520E"/>
    <w:rsid w:val="00851574"/>
    <w:rsid w:val="00853C2F"/>
    <w:rsid w:val="0085465F"/>
    <w:rsid w:val="008569EE"/>
    <w:rsid w:val="00860F9C"/>
    <w:rsid w:val="00865915"/>
    <w:rsid w:val="00865CE3"/>
    <w:rsid w:val="00866330"/>
    <w:rsid w:val="008708DA"/>
    <w:rsid w:val="00871AF6"/>
    <w:rsid w:val="008721ED"/>
    <w:rsid w:val="008776EF"/>
    <w:rsid w:val="00883106"/>
    <w:rsid w:val="0088443D"/>
    <w:rsid w:val="0089043D"/>
    <w:rsid w:val="00890E16"/>
    <w:rsid w:val="00891B09"/>
    <w:rsid w:val="00891EFD"/>
    <w:rsid w:val="008926E4"/>
    <w:rsid w:val="0089379D"/>
    <w:rsid w:val="00893969"/>
    <w:rsid w:val="00893AF4"/>
    <w:rsid w:val="00893C1E"/>
    <w:rsid w:val="008950A5"/>
    <w:rsid w:val="00895757"/>
    <w:rsid w:val="00895C85"/>
    <w:rsid w:val="008A00E3"/>
    <w:rsid w:val="008A1845"/>
    <w:rsid w:val="008A1D43"/>
    <w:rsid w:val="008A2B2E"/>
    <w:rsid w:val="008A3D60"/>
    <w:rsid w:val="008A4F0D"/>
    <w:rsid w:val="008A4FE4"/>
    <w:rsid w:val="008A5188"/>
    <w:rsid w:val="008A558B"/>
    <w:rsid w:val="008A5C0E"/>
    <w:rsid w:val="008A5CCE"/>
    <w:rsid w:val="008A7529"/>
    <w:rsid w:val="008B07DA"/>
    <w:rsid w:val="008B0F20"/>
    <w:rsid w:val="008B2421"/>
    <w:rsid w:val="008B3245"/>
    <w:rsid w:val="008B328F"/>
    <w:rsid w:val="008B3879"/>
    <w:rsid w:val="008B60ED"/>
    <w:rsid w:val="008C1E11"/>
    <w:rsid w:val="008C486B"/>
    <w:rsid w:val="008C565D"/>
    <w:rsid w:val="008C5736"/>
    <w:rsid w:val="008C767C"/>
    <w:rsid w:val="008D0CE2"/>
    <w:rsid w:val="008D1F1C"/>
    <w:rsid w:val="008D6FA2"/>
    <w:rsid w:val="008D7EE2"/>
    <w:rsid w:val="008E0168"/>
    <w:rsid w:val="008E0C80"/>
    <w:rsid w:val="008E27C9"/>
    <w:rsid w:val="008E48CD"/>
    <w:rsid w:val="008E50F9"/>
    <w:rsid w:val="008E6E14"/>
    <w:rsid w:val="008F0F8D"/>
    <w:rsid w:val="008F1059"/>
    <w:rsid w:val="008F132E"/>
    <w:rsid w:val="008F2AFA"/>
    <w:rsid w:val="008F3C27"/>
    <w:rsid w:val="008F463B"/>
    <w:rsid w:val="00900F83"/>
    <w:rsid w:val="0090387D"/>
    <w:rsid w:val="00904701"/>
    <w:rsid w:val="00906FEA"/>
    <w:rsid w:val="0090756A"/>
    <w:rsid w:val="00910724"/>
    <w:rsid w:val="00913BCB"/>
    <w:rsid w:val="00916B25"/>
    <w:rsid w:val="00916CFA"/>
    <w:rsid w:val="0091734E"/>
    <w:rsid w:val="00921315"/>
    <w:rsid w:val="00922061"/>
    <w:rsid w:val="0092632F"/>
    <w:rsid w:val="00930558"/>
    <w:rsid w:val="009325C3"/>
    <w:rsid w:val="009332E1"/>
    <w:rsid w:val="00933B2F"/>
    <w:rsid w:val="009342EF"/>
    <w:rsid w:val="009346A3"/>
    <w:rsid w:val="00934AAA"/>
    <w:rsid w:val="00937CA4"/>
    <w:rsid w:val="0094766C"/>
    <w:rsid w:val="00950A13"/>
    <w:rsid w:val="00954CB8"/>
    <w:rsid w:val="009571F0"/>
    <w:rsid w:val="0096058E"/>
    <w:rsid w:val="0096251E"/>
    <w:rsid w:val="009626AD"/>
    <w:rsid w:val="00964615"/>
    <w:rsid w:val="0096527C"/>
    <w:rsid w:val="00966377"/>
    <w:rsid w:val="0096770A"/>
    <w:rsid w:val="00972702"/>
    <w:rsid w:val="009736DA"/>
    <w:rsid w:val="009740EB"/>
    <w:rsid w:val="00974B54"/>
    <w:rsid w:val="009762FA"/>
    <w:rsid w:val="00976423"/>
    <w:rsid w:val="00976916"/>
    <w:rsid w:val="00983240"/>
    <w:rsid w:val="009842AF"/>
    <w:rsid w:val="00985A4B"/>
    <w:rsid w:val="00986DCA"/>
    <w:rsid w:val="00990BA0"/>
    <w:rsid w:val="00990EBE"/>
    <w:rsid w:val="00992883"/>
    <w:rsid w:val="00993207"/>
    <w:rsid w:val="00993443"/>
    <w:rsid w:val="00994F92"/>
    <w:rsid w:val="009952A9"/>
    <w:rsid w:val="00997767"/>
    <w:rsid w:val="00997D1D"/>
    <w:rsid w:val="009A056A"/>
    <w:rsid w:val="009A3839"/>
    <w:rsid w:val="009A4E01"/>
    <w:rsid w:val="009A5366"/>
    <w:rsid w:val="009B1819"/>
    <w:rsid w:val="009B24DA"/>
    <w:rsid w:val="009B2CE8"/>
    <w:rsid w:val="009C7AAE"/>
    <w:rsid w:val="009D19ED"/>
    <w:rsid w:val="009D2173"/>
    <w:rsid w:val="009D24E4"/>
    <w:rsid w:val="009D30E0"/>
    <w:rsid w:val="009D4B97"/>
    <w:rsid w:val="009D543D"/>
    <w:rsid w:val="009D7BC9"/>
    <w:rsid w:val="009E1A74"/>
    <w:rsid w:val="009F21B7"/>
    <w:rsid w:val="009F2F97"/>
    <w:rsid w:val="009F54E4"/>
    <w:rsid w:val="009F5B36"/>
    <w:rsid w:val="009F5F23"/>
    <w:rsid w:val="009F5F99"/>
    <w:rsid w:val="009F7F87"/>
    <w:rsid w:val="00A02A07"/>
    <w:rsid w:val="00A03BF5"/>
    <w:rsid w:val="00A04343"/>
    <w:rsid w:val="00A04BB4"/>
    <w:rsid w:val="00A05631"/>
    <w:rsid w:val="00A06820"/>
    <w:rsid w:val="00A06996"/>
    <w:rsid w:val="00A07DD9"/>
    <w:rsid w:val="00A101E8"/>
    <w:rsid w:val="00A10E3C"/>
    <w:rsid w:val="00A12202"/>
    <w:rsid w:val="00A12A86"/>
    <w:rsid w:val="00A13968"/>
    <w:rsid w:val="00A153FD"/>
    <w:rsid w:val="00A16D32"/>
    <w:rsid w:val="00A1701D"/>
    <w:rsid w:val="00A214CD"/>
    <w:rsid w:val="00A235A8"/>
    <w:rsid w:val="00A24194"/>
    <w:rsid w:val="00A251AF"/>
    <w:rsid w:val="00A2749A"/>
    <w:rsid w:val="00A3450E"/>
    <w:rsid w:val="00A4042A"/>
    <w:rsid w:val="00A407B7"/>
    <w:rsid w:val="00A427B8"/>
    <w:rsid w:val="00A4330C"/>
    <w:rsid w:val="00A439DB"/>
    <w:rsid w:val="00A43B26"/>
    <w:rsid w:val="00A44C34"/>
    <w:rsid w:val="00A51AB1"/>
    <w:rsid w:val="00A51CAB"/>
    <w:rsid w:val="00A54535"/>
    <w:rsid w:val="00A56C84"/>
    <w:rsid w:val="00A571D7"/>
    <w:rsid w:val="00A57377"/>
    <w:rsid w:val="00A612A8"/>
    <w:rsid w:val="00A62225"/>
    <w:rsid w:val="00A62259"/>
    <w:rsid w:val="00A63659"/>
    <w:rsid w:val="00A656A7"/>
    <w:rsid w:val="00A66BFF"/>
    <w:rsid w:val="00A70D8F"/>
    <w:rsid w:val="00A71BE6"/>
    <w:rsid w:val="00A73924"/>
    <w:rsid w:val="00A74C19"/>
    <w:rsid w:val="00A80428"/>
    <w:rsid w:val="00A816F8"/>
    <w:rsid w:val="00A8268F"/>
    <w:rsid w:val="00A83C4C"/>
    <w:rsid w:val="00A8468B"/>
    <w:rsid w:val="00A8497E"/>
    <w:rsid w:val="00A8757F"/>
    <w:rsid w:val="00A87E35"/>
    <w:rsid w:val="00A923CA"/>
    <w:rsid w:val="00A92610"/>
    <w:rsid w:val="00A92AAD"/>
    <w:rsid w:val="00A9307B"/>
    <w:rsid w:val="00A96634"/>
    <w:rsid w:val="00A96770"/>
    <w:rsid w:val="00AA14FC"/>
    <w:rsid w:val="00AA2018"/>
    <w:rsid w:val="00AA38EE"/>
    <w:rsid w:val="00AA4899"/>
    <w:rsid w:val="00AA5182"/>
    <w:rsid w:val="00AA78E8"/>
    <w:rsid w:val="00AB0656"/>
    <w:rsid w:val="00AB2590"/>
    <w:rsid w:val="00AB29D1"/>
    <w:rsid w:val="00AB4F90"/>
    <w:rsid w:val="00AB5C09"/>
    <w:rsid w:val="00AB7638"/>
    <w:rsid w:val="00AC1CF0"/>
    <w:rsid w:val="00AC2D45"/>
    <w:rsid w:val="00AC40FB"/>
    <w:rsid w:val="00AC6DFB"/>
    <w:rsid w:val="00AD3EE0"/>
    <w:rsid w:val="00AD46E5"/>
    <w:rsid w:val="00AD5FC3"/>
    <w:rsid w:val="00AE08B2"/>
    <w:rsid w:val="00AE2529"/>
    <w:rsid w:val="00AE2C13"/>
    <w:rsid w:val="00AE3941"/>
    <w:rsid w:val="00AE4087"/>
    <w:rsid w:val="00AE711F"/>
    <w:rsid w:val="00AE7317"/>
    <w:rsid w:val="00AF1062"/>
    <w:rsid w:val="00AF1C02"/>
    <w:rsid w:val="00AF3A42"/>
    <w:rsid w:val="00AF4EE8"/>
    <w:rsid w:val="00AF60E9"/>
    <w:rsid w:val="00AF6A72"/>
    <w:rsid w:val="00AF75BA"/>
    <w:rsid w:val="00B02784"/>
    <w:rsid w:val="00B02999"/>
    <w:rsid w:val="00B02D86"/>
    <w:rsid w:val="00B02F24"/>
    <w:rsid w:val="00B04DE5"/>
    <w:rsid w:val="00B05DC3"/>
    <w:rsid w:val="00B072C4"/>
    <w:rsid w:val="00B07C07"/>
    <w:rsid w:val="00B07DBB"/>
    <w:rsid w:val="00B111FF"/>
    <w:rsid w:val="00B12A59"/>
    <w:rsid w:val="00B13777"/>
    <w:rsid w:val="00B138C1"/>
    <w:rsid w:val="00B1476A"/>
    <w:rsid w:val="00B15733"/>
    <w:rsid w:val="00B16508"/>
    <w:rsid w:val="00B20C26"/>
    <w:rsid w:val="00B218FF"/>
    <w:rsid w:val="00B2486D"/>
    <w:rsid w:val="00B302DD"/>
    <w:rsid w:val="00B3295E"/>
    <w:rsid w:val="00B3476B"/>
    <w:rsid w:val="00B347DC"/>
    <w:rsid w:val="00B413D0"/>
    <w:rsid w:val="00B43728"/>
    <w:rsid w:val="00B44B98"/>
    <w:rsid w:val="00B44E08"/>
    <w:rsid w:val="00B47CE5"/>
    <w:rsid w:val="00B52B8D"/>
    <w:rsid w:val="00B5314F"/>
    <w:rsid w:val="00B553D8"/>
    <w:rsid w:val="00B55AD3"/>
    <w:rsid w:val="00B55B96"/>
    <w:rsid w:val="00B56FDA"/>
    <w:rsid w:val="00B60B53"/>
    <w:rsid w:val="00B60F7F"/>
    <w:rsid w:val="00B61B9B"/>
    <w:rsid w:val="00B61E08"/>
    <w:rsid w:val="00B6202C"/>
    <w:rsid w:val="00B635A3"/>
    <w:rsid w:val="00B63D3D"/>
    <w:rsid w:val="00B6454F"/>
    <w:rsid w:val="00B64B61"/>
    <w:rsid w:val="00B658BB"/>
    <w:rsid w:val="00B6700B"/>
    <w:rsid w:val="00B676C0"/>
    <w:rsid w:val="00B67EA1"/>
    <w:rsid w:val="00B71CAC"/>
    <w:rsid w:val="00B7231F"/>
    <w:rsid w:val="00B731D5"/>
    <w:rsid w:val="00B7378A"/>
    <w:rsid w:val="00B7759E"/>
    <w:rsid w:val="00B8007B"/>
    <w:rsid w:val="00B80D9B"/>
    <w:rsid w:val="00B810C4"/>
    <w:rsid w:val="00B82941"/>
    <w:rsid w:val="00B82EB7"/>
    <w:rsid w:val="00B833B0"/>
    <w:rsid w:val="00B85C20"/>
    <w:rsid w:val="00B864E4"/>
    <w:rsid w:val="00B86FB3"/>
    <w:rsid w:val="00B87D0A"/>
    <w:rsid w:val="00B90223"/>
    <w:rsid w:val="00B91610"/>
    <w:rsid w:val="00B92D4A"/>
    <w:rsid w:val="00B96713"/>
    <w:rsid w:val="00BA2696"/>
    <w:rsid w:val="00BA5220"/>
    <w:rsid w:val="00BA552C"/>
    <w:rsid w:val="00BA66CE"/>
    <w:rsid w:val="00BB1B9C"/>
    <w:rsid w:val="00BB25C4"/>
    <w:rsid w:val="00BB2C57"/>
    <w:rsid w:val="00BB3240"/>
    <w:rsid w:val="00BB5403"/>
    <w:rsid w:val="00BB6ADC"/>
    <w:rsid w:val="00BB74D7"/>
    <w:rsid w:val="00BB7717"/>
    <w:rsid w:val="00BC25BF"/>
    <w:rsid w:val="00BC4613"/>
    <w:rsid w:val="00BC51C2"/>
    <w:rsid w:val="00BC677F"/>
    <w:rsid w:val="00BC6D75"/>
    <w:rsid w:val="00BC766A"/>
    <w:rsid w:val="00BD15AE"/>
    <w:rsid w:val="00BD18F5"/>
    <w:rsid w:val="00BD1A17"/>
    <w:rsid w:val="00BD26A6"/>
    <w:rsid w:val="00BD35EF"/>
    <w:rsid w:val="00BD54DF"/>
    <w:rsid w:val="00BD56F1"/>
    <w:rsid w:val="00BD6FA6"/>
    <w:rsid w:val="00BD70D3"/>
    <w:rsid w:val="00BD7AC0"/>
    <w:rsid w:val="00BE270D"/>
    <w:rsid w:val="00BE2F91"/>
    <w:rsid w:val="00BE307F"/>
    <w:rsid w:val="00BE3849"/>
    <w:rsid w:val="00BE3961"/>
    <w:rsid w:val="00BE4C3E"/>
    <w:rsid w:val="00BE5397"/>
    <w:rsid w:val="00BE7320"/>
    <w:rsid w:val="00BE732D"/>
    <w:rsid w:val="00BE7A2A"/>
    <w:rsid w:val="00BF0111"/>
    <w:rsid w:val="00BF0650"/>
    <w:rsid w:val="00BF0A64"/>
    <w:rsid w:val="00BF0FE3"/>
    <w:rsid w:val="00BF271E"/>
    <w:rsid w:val="00BF380B"/>
    <w:rsid w:val="00BF5DC5"/>
    <w:rsid w:val="00BF670F"/>
    <w:rsid w:val="00C00762"/>
    <w:rsid w:val="00C01EC2"/>
    <w:rsid w:val="00C0303C"/>
    <w:rsid w:val="00C03B3A"/>
    <w:rsid w:val="00C04965"/>
    <w:rsid w:val="00C05499"/>
    <w:rsid w:val="00C05905"/>
    <w:rsid w:val="00C072D3"/>
    <w:rsid w:val="00C076C9"/>
    <w:rsid w:val="00C10A88"/>
    <w:rsid w:val="00C11974"/>
    <w:rsid w:val="00C14B23"/>
    <w:rsid w:val="00C20D48"/>
    <w:rsid w:val="00C256B8"/>
    <w:rsid w:val="00C25DD4"/>
    <w:rsid w:val="00C26F13"/>
    <w:rsid w:val="00C3230B"/>
    <w:rsid w:val="00C327CC"/>
    <w:rsid w:val="00C33394"/>
    <w:rsid w:val="00C33928"/>
    <w:rsid w:val="00C35E0D"/>
    <w:rsid w:val="00C35E4B"/>
    <w:rsid w:val="00C40B69"/>
    <w:rsid w:val="00C4219F"/>
    <w:rsid w:val="00C42AAF"/>
    <w:rsid w:val="00C42DC4"/>
    <w:rsid w:val="00C43EB9"/>
    <w:rsid w:val="00C44591"/>
    <w:rsid w:val="00C45913"/>
    <w:rsid w:val="00C472AD"/>
    <w:rsid w:val="00C512AE"/>
    <w:rsid w:val="00C5188C"/>
    <w:rsid w:val="00C51F47"/>
    <w:rsid w:val="00C5332A"/>
    <w:rsid w:val="00C54221"/>
    <w:rsid w:val="00C54605"/>
    <w:rsid w:val="00C55862"/>
    <w:rsid w:val="00C56345"/>
    <w:rsid w:val="00C57901"/>
    <w:rsid w:val="00C61929"/>
    <w:rsid w:val="00C6242B"/>
    <w:rsid w:val="00C62671"/>
    <w:rsid w:val="00C62CB7"/>
    <w:rsid w:val="00C63167"/>
    <w:rsid w:val="00C631D5"/>
    <w:rsid w:val="00C64C53"/>
    <w:rsid w:val="00C667D3"/>
    <w:rsid w:val="00C714B2"/>
    <w:rsid w:val="00C72AE6"/>
    <w:rsid w:val="00C73004"/>
    <w:rsid w:val="00C731F1"/>
    <w:rsid w:val="00C7390D"/>
    <w:rsid w:val="00C74377"/>
    <w:rsid w:val="00C771FF"/>
    <w:rsid w:val="00C80298"/>
    <w:rsid w:val="00C806D8"/>
    <w:rsid w:val="00C82545"/>
    <w:rsid w:val="00C83B8C"/>
    <w:rsid w:val="00C85BE3"/>
    <w:rsid w:val="00C85EC2"/>
    <w:rsid w:val="00C87838"/>
    <w:rsid w:val="00C87A16"/>
    <w:rsid w:val="00C91F3B"/>
    <w:rsid w:val="00C9300F"/>
    <w:rsid w:val="00C946F2"/>
    <w:rsid w:val="00C948A4"/>
    <w:rsid w:val="00C954FD"/>
    <w:rsid w:val="00C95A43"/>
    <w:rsid w:val="00C962D0"/>
    <w:rsid w:val="00CA1317"/>
    <w:rsid w:val="00CA335E"/>
    <w:rsid w:val="00CA60F2"/>
    <w:rsid w:val="00CA77DE"/>
    <w:rsid w:val="00CB0E34"/>
    <w:rsid w:val="00CB20E0"/>
    <w:rsid w:val="00CB4EDE"/>
    <w:rsid w:val="00CB5A29"/>
    <w:rsid w:val="00CB67E3"/>
    <w:rsid w:val="00CB692F"/>
    <w:rsid w:val="00CB6CCF"/>
    <w:rsid w:val="00CB7A74"/>
    <w:rsid w:val="00CB7DF0"/>
    <w:rsid w:val="00CC022E"/>
    <w:rsid w:val="00CC20B2"/>
    <w:rsid w:val="00CC280B"/>
    <w:rsid w:val="00CC3D49"/>
    <w:rsid w:val="00CC47EB"/>
    <w:rsid w:val="00CC4F76"/>
    <w:rsid w:val="00CC6CE7"/>
    <w:rsid w:val="00CC6DF4"/>
    <w:rsid w:val="00CC70CD"/>
    <w:rsid w:val="00CC7189"/>
    <w:rsid w:val="00CC782B"/>
    <w:rsid w:val="00CD0953"/>
    <w:rsid w:val="00CD2281"/>
    <w:rsid w:val="00CD452A"/>
    <w:rsid w:val="00CD607F"/>
    <w:rsid w:val="00CD6098"/>
    <w:rsid w:val="00CD6D58"/>
    <w:rsid w:val="00CD73FB"/>
    <w:rsid w:val="00CD7E09"/>
    <w:rsid w:val="00CE0CB8"/>
    <w:rsid w:val="00CE0F2E"/>
    <w:rsid w:val="00CE13FF"/>
    <w:rsid w:val="00CE26C0"/>
    <w:rsid w:val="00CE3F56"/>
    <w:rsid w:val="00CE5E95"/>
    <w:rsid w:val="00CE6044"/>
    <w:rsid w:val="00CE64BB"/>
    <w:rsid w:val="00CE77CA"/>
    <w:rsid w:val="00CE7D11"/>
    <w:rsid w:val="00CF08A2"/>
    <w:rsid w:val="00CF2382"/>
    <w:rsid w:val="00CF3CC0"/>
    <w:rsid w:val="00CF3EC8"/>
    <w:rsid w:val="00CF595F"/>
    <w:rsid w:val="00CF6C5D"/>
    <w:rsid w:val="00CF7E49"/>
    <w:rsid w:val="00D016E8"/>
    <w:rsid w:val="00D01A3E"/>
    <w:rsid w:val="00D040E8"/>
    <w:rsid w:val="00D05B8D"/>
    <w:rsid w:val="00D06645"/>
    <w:rsid w:val="00D067ED"/>
    <w:rsid w:val="00D078A2"/>
    <w:rsid w:val="00D101C3"/>
    <w:rsid w:val="00D1042B"/>
    <w:rsid w:val="00D10B6A"/>
    <w:rsid w:val="00D13C40"/>
    <w:rsid w:val="00D141C2"/>
    <w:rsid w:val="00D157E5"/>
    <w:rsid w:val="00D15B1C"/>
    <w:rsid w:val="00D15FBA"/>
    <w:rsid w:val="00D16DD2"/>
    <w:rsid w:val="00D21D9A"/>
    <w:rsid w:val="00D22B6A"/>
    <w:rsid w:val="00D22BE8"/>
    <w:rsid w:val="00D22E49"/>
    <w:rsid w:val="00D23372"/>
    <w:rsid w:val="00D2468A"/>
    <w:rsid w:val="00D26638"/>
    <w:rsid w:val="00D312FA"/>
    <w:rsid w:val="00D3139E"/>
    <w:rsid w:val="00D31917"/>
    <w:rsid w:val="00D35715"/>
    <w:rsid w:val="00D36884"/>
    <w:rsid w:val="00D40509"/>
    <w:rsid w:val="00D50B06"/>
    <w:rsid w:val="00D512A6"/>
    <w:rsid w:val="00D51672"/>
    <w:rsid w:val="00D528A9"/>
    <w:rsid w:val="00D52D16"/>
    <w:rsid w:val="00D54912"/>
    <w:rsid w:val="00D55AB0"/>
    <w:rsid w:val="00D56018"/>
    <w:rsid w:val="00D56E32"/>
    <w:rsid w:val="00D5708E"/>
    <w:rsid w:val="00D666BF"/>
    <w:rsid w:val="00D71DB2"/>
    <w:rsid w:val="00D74634"/>
    <w:rsid w:val="00D74D29"/>
    <w:rsid w:val="00D76238"/>
    <w:rsid w:val="00D76F6C"/>
    <w:rsid w:val="00D83DD7"/>
    <w:rsid w:val="00D83E30"/>
    <w:rsid w:val="00D87352"/>
    <w:rsid w:val="00D903C2"/>
    <w:rsid w:val="00D90639"/>
    <w:rsid w:val="00D91466"/>
    <w:rsid w:val="00D91D85"/>
    <w:rsid w:val="00D92EEE"/>
    <w:rsid w:val="00D95047"/>
    <w:rsid w:val="00D95F2F"/>
    <w:rsid w:val="00DA0C45"/>
    <w:rsid w:val="00DA215A"/>
    <w:rsid w:val="00DA30BE"/>
    <w:rsid w:val="00DA4346"/>
    <w:rsid w:val="00DA4B20"/>
    <w:rsid w:val="00DA6638"/>
    <w:rsid w:val="00DA6771"/>
    <w:rsid w:val="00DB21FF"/>
    <w:rsid w:val="00DB2599"/>
    <w:rsid w:val="00DB4EBF"/>
    <w:rsid w:val="00DB5B76"/>
    <w:rsid w:val="00DB5C16"/>
    <w:rsid w:val="00DB6F3A"/>
    <w:rsid w:val="00DC0E0B"/>
    <w:rsid w:val="00DC1357"/>
    <w:rsid w:val="00DC168B"/>
    <w:rsid w:val="00DC186B"/>
    <w:rsid w:val="00DC41EE"/>
    <w:rsid w:val="00DC4C4D"/>
    <w:rsid w:val="00DC553C"/>
    <w:rsid w:val="00DC7122"/>
    <w:rsid w:val="00DD0E4F"/>
    <w:rsid w:val="00DD3C08"/>
    <w:rsid w:val="00DD566D"/>
    <w:rsid w:val="00DE2AE9"/>
    <w:rsid w:val="00DE34E1"/>
    <w:rsid w:val="00DE6FF6"/>
    <w:rsid w:val="00DF1875"/>
    <w:rsid w:val="00DF349F"/>
    <w:rsid w:val="00DF3AD2"/>
    <w:rsid w:val="00DF5595"/>
    <w:rsid w:val="00DF5F8B"/>
    <w:rsid w:val="00DF6385"/>
    <w:rsid w:val="00E00ACE"/>
    <w:rsid w:val="00E02081"/>
    <w:rsid w:val="00E02F51"/>
    <w:rsid w:val="00E03134"/>
    <w:rsid w:val="00E04461"/>
    <w:rsid w:val="00E066D8"/>
    <w:rsid w:val="00E072C1"/>
    <w:rsid w:val="00E105A1"/>
    <w:rsid w:val="00E12B6C"/>
    <w:rsid w:val="00E12CCA"/>
    <w:rsid w:val="00E12E89"/>
    <w:rsid w:val="00E15509"/>
    <w:rsid w:val="00E15BB0"/>
    <w:rsid w:val="00E2010D"/>
    <w:rsid w:val="00E227A0"/>
    <w:rsid w:val="00E23904"/>
    <w:rsid w:val="00E239CD"/>
    <w:rsid w:val="00E27C43"/>
    <w:rsid w:val="00E30398"/>
    <w:rsid w:val="00E3139F"/>
    <w:rsid w:val="00E314C1"/>
    <w:rsid w:val="00E314FB"/>
    <w:rsid w:val="00E31AA0"/>
    <w:rsid w:val="00E33119"/>
    <w:rsid w:val="00E338AD"/>
    <w:rsid w:val="00E34F6F"/>
    <w:rsid w:val="00E35DCB"/>
    <w:rsid w:val="00E3703C"/>
    <w:rsid w:val="00E404A1"/>
    <w:rsid w:val="00E417E9"/>
    <w:rsid w:val="00E4247A"/>
    <w:rsid w:val="00E42B2A"/>
    <w:rsid w:val="00E44143"/>
    <w:rsid w:val="00E50DED"/>
    <w:rsid w:val="00E52800"/>
    <w:rsid w:val="00E536A8"/>
    <w:rsid w:val="00E56BFA"/>
    <w:rsid w:val="00E57CF5"/>
    <w:rsid w:val="00E60056"/>
    <w:rsid w:val="00E6048E"/>
    <w:rsid w:val="00E63BF4"/>
    <w:rsid w:val="00E64057"/>
    <w:rsid w:val="00E64F6A"/>
    <w:rsid w:val="00E66C80"/>
    <w:rsid w:val="00E677D7"/>
    <w:rsid w:val="00E7176B"/>
    <w:rsid w:val="00E7202E"/>
    <w:rsid w:val="00E72A7D"/>
    <w:rsid w:val="00E743BF"/>
    <w:rsid w:val="00E7505A"/>
    <w:rsid w:val="00E767BE"/>
    <w:rsid w:val="00E76E39"/>
    <w:rsid w:val="00E77104"/>
    <w:rsid w:val="00E77FCB"/>
    <w:rsid w:val="00E80666"/>
    <w:rsid w:val="00E8119F"/>
    <w:rsid w:val="00E81221"/>
    <w:rsid w:val="00E81226"/>
    <w:rsid w:val="00E8151F"/>
    <w:rsid w:val="00E8626E"/>
    <w:rsid w:val="00E878B0"/>
    <w:rsid w:val="00E93500"/>
    <w:rsid w:val="00E93EF4"/>
    <w:rsid w:val="00E96061"/>
    <w:rsid w:val="00E97991"/>
    <w:rsid w:val="00EA437F"/>
    <w:rsid w:val="00EA4BD2"/>
    <w:rsid w:val="00EA6837"/>
    <w:rsid w:val="00EA7689"/>
    <w:rsid w:val="00EA7AE0"/>
    <w:rsid w:val="00EB1B38"/>
    <w:rsid w:val="00EB1B49"/>
    <w:rsid w:val="00EB2A31"/>
    <w:rsid w:val="00EB319F"/>
    <w:rsid w:val="00EB31BF"/>
    <w:rsid w:val="00EB33A3"/>
    <w:rsid w:val="00EB7FA1"/>
    <w:rsid w:val="00EC15C4"/>
    <w:rsid w:val="00EC1ED5"/>
    <w:rsid w:val="00EC377D"/>
    <w:rsid w:val="00EC4821"/>
    <w:rsid w:val="00EC48E7"/>
    <w:rsid w:val="00EC5F14"/>
    <w:rsid w:val="00EC6FC2"/>
    <w:rsid w:val="00ED087D"/>
    <w:rsid w:val="00ED0D4D"/>
    <w:rsid w:val="00ED10FE"/>
    <w:rsid w:val="00ED2C8A"/>
    <w:rsid w:val="00ED38A9"/>
    <w:rsid w:val="00ED5694"/>
    <w:rsid w:val="00ED6B5E"/>
    <w:rsid w:val="00ED7E00"/>
    <w:rsid w:val="00ED7E05"/>
    <w:rsid w:val="00EE3617"/>
    <w:rsid w:val="00EE49FB"/>
    <w:rsid w:val="00EE5699"/>
    <w:rsid w:val="00EE6729"/>
    <w:rsid w:val="00EF1852"/>
    <w:rsid w:val="00EF1BD1"/>
    <w:rsid w:val="00EF1C41"/>
    <w:rsid w:val="00EF2E74"/>
    <w:rsid w:val="00EF30AF"/>
    <w:rsid w:val="00EF379F"/>
    <w:rsid w:val="00EF5265"/>
    <w:rsid w:val="00EF56D6"/>
    <w:rsid w:val="00F015F6"/>
    <w:rsid w:val="00F01F25"/>
    <w:rsid w:val="00F024BE"/>
    <w:rsid w:val="00F03FC4"/>
    <w:rsid w:val="00F104C0"/>
    <w:rsid w:val="00F17E1B"/>
    <w:rsid w:val="00F21A10"/>
    <w:rsid w:val="00F221FC"/>
    <w:rsid w:val="00F260A9"/>
    <w:rsid w:val="00F26814"/>
    <w:rsid w:val="00F30A9C"/>
    <w:rsid w:val="00F3163D"/>
    <w:rsid w:val="00F34455"/>
    <w:rsid w:val="00F34823"/>
    <w:rsid w:val="00F35420"/>
    <w:rsid w:val="00F37975"/>
    <w:rsid w:val="00F43851"/>
    <w:rsid w:val="00F43F64"/>
    <w:rsid w:val="00F45111"/>
    <w:rsid w:val="00F4560A"/>
    <w:rsid w:val="00F46310"/>
    <w:rsid w:val="00F46F65"/>
    <w:rsid w:val="00F47BBD"/>
    <w:rsid w:val="00F5017C"/>
    <w:rsid w:val="00F508D0"/>
    <w:rsid w:val="00F50995"/>
    <w:rsid w:val="00F52320"/>
    <w:rsid w:val="00F537A5"/>
    <w:rsid w:val="00F53CAE"/>
    <w:rsid w:val="00F5463F"/>
    <w:rsid w:val="00F56C31"/>
    <w:rsid w:val="00F579AE"/>
    <w:rsid w:val="00F60856"/>
    <w:rsid w:val="00F613CC"/>
    <w:rsid w:val="00F63055"/>
    <w:rsid w:val="00F65F58"/>
    <w:rsid w:val="00F6709A"/>
    <w:rsid w:val="00F6772E"/>
    <w:rsid w:val="00F67A71"/>
    <w:rsid w:val="00F71276"/>
    <w:rsid w:val="00F73017"/>
    <w:rsid w:val="00F734F6"/>
    <w:rsid w:val="00F74A44"/>
    <w:rsid w:val="00F80BA7"/>
    <w:rsid w:val="00F81A44"/>
    <w:rsid w:val="00F82D1B"/>
    <w:rsid w:val="00F87E4B"/>
    <w:rsid w:val="00F92708"/>
    <w:rsid w:val="00F9315C"/>
    <w:rsid w:val="00F9376D"/>
    <w:rsid w:val="00F94835"/>
    <w:rsid w:val="00F95E43"/>
    <w:rsid w:val="00FA1BDA"/>
    <w:rsid w:val="00FA50A4"/>
    <w:rsid w:val="00FB1703"/>
    <w:rsid w:val="00FB2D70"/>
    <w:rsid w:val="00FB4B15"/>
    <w:rsid w:val="00FB6FE0"/>
    <w:rsid w:val="00FB759C"/>
    <w:rsid w:val="00FC2424"/>
    <w:rsid w:val="00FC30FC"/>
    <w:rsid w:val="00FC3354"/>
    <w:rsid w:val="00FC44FC"/>
    <w:rsid w:val="00FC5007"/>
    <w:rsid w:val="00FC5C6C"/>
    <w:rsid w:val="00FC66BF"/>
    <w:rsid w:val="00FD2059"/>
    <w:rsid w:val="00FD3577"/>
    <w:rsid w:val="00FD508F"/>
    <w:rsid w:val="00FD7C40"/>
    <w:rsid w:val="00FE1714"/>
    <w:rsid w:val="00FE2DCE"/>
    <w:rsid w:val="00FE3FED"/>
    <w:rsid w:val="00FE4B73"/>
    <w:rsid w:val="00FE4E9B"/>
    <w:rsid w:val="00FE684F"/>
    <w:rsid w:val="00FE6860"/>
    <w:rsid w:val="00FF28A0"/>
    <w:rsid w:val="00FF693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5CCEF9"/>
  <w15:chartTrackingRefBased/>
  <w15:docId w15:val="{D659ACA7-EEF8-4007-B63B-8148CFCC18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2"/>
        <w:szCs w:val="22"/>
        <w:lang w:val="en-GB" w:eastAsia="en-US" w:bidi="ar-SA"/>
        <w14:ligatures w14:val="standardContextual"/>
      </w:rPr>
    </w:rPrDefault>
    <w:pPrDefault>
      <w:pPr>
        <w:spacing w:after="160" w:line="360" w:lineRule="auto"/>
        <w:ind w:right="70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7689"/>
    <w:pPr>
      <w:ind w:firstLine="851"/>
      <w:jc w:val="both"/>
    </w:pPr>
    <w:rPr>
      <w:lang w:val="pt-PT"/>
    </w:rPr>
  </w:style>
  <w:style w:type="paragraph" w:styleId="Ttulo1">
    <w:name w:val="heading 1"/>
    <w:basedOn w:val="Normal"/>
    <w:next w:val="Normal"/>
    <w:link w:val="Ttulo1Carter"/>
    <w:uiPriority w:val="9"/>
    <w:qFormat/>
    <w:rsid w:val="00FF693F"/>
    <w:pPr>
      <w:numPr>
        <w:numId w:val="11"/>
      </w:numPr>
      <w:outlineLvl w:val="0"/>
    </w:pPr>
    <w:rPr>
      <w:b/>
      <w:bCs/>
      <w:sz w:val="44"/>
      <w:szCs w:val="44"/>
    </w:rPr>
  </w:style>
  <w:style w:type="paragraph" w:styleId="Ttulo2">
    <w:name w:val="heading 2"/>
    <w:basedOn w:val="Normal"/>
    <w:next w:val="Normal"/>
    <w:link w:val="Ttulo2Carter"/>
    <w:autoRedefine/>
    <w:uiPriority w:val="9"/>
    <w:unhideWhenUsed/>
    <w:qFormat/>
    <w:rsid w:val="00AC40FB"/>
    <w:pPr>
      <w:keepNext/>
      <w:keepLines/>
      <w:numPr>
        <w:ilvl w:val="1"/>
        <w:numId w:val="11"/>
      </w:numPr>
      <w:spacing w:before="40" w:after="0"/>
      <w:outlineLvl w:val="1"/>
      <w:pPrChange w:id="0" w:author="JAIME N. MARTINS" w:date="2023-07-18T22:13:00Z">
        <w:pPr>
          <w:keepNext/>
          <w:keepLines/>
          <w:numPr>
            <w:ilvl w:val="1"/>
            <w:numId w:val="11"/>
          </w:numPr>
          <w:spacing w:before="40" w:line="360" w:lineRule="auto"/>
          <w:ind w:left="576" w:right="709" w:hanging="576"/>
          <w:jc w:val="both"/>
          <w:outlineLvl w:val="1"/>
        </w:pPr>
      </w:pPrChange>
    </w:pPr>
    <w:rPr>
      <w:rFonts w:eastAsiaTheme="majorEastAsia" w:cstheme="majorBidi"/>
      <w:b/>
      <w:sz w:val="28"/>
      <w:szCs w:val="26"/>
      <w:rPrChange w:id="0" w:author="JAIME N. MARTINS" w:date="2023-07-18T22:13:00Z">
        <w:rPr>
          <w:rFonts w:eastAsiaTheme="majorEastAsia" w:cstheme="majorBidi"/>
          <w:b/>
          <w:kern w:val="2"/>
          <w:sz w:val="28"/>
          <w:szCs w:val="26"/>
          <w:lang w:val="pt-PT" w:eastAsia="en-US" w:bidi="ar-SA"/>
          <w14:ligatures w14:val="standardContextual"/>
        </w:rPr>
      </w:rPrChange>
    </w:rPr>
  </w:style>
  <w:style w:type="paragraph" w:styleId="Ttulo3">
    <w:name w:val="heading 3"/>
    <w:basedOn w:val="Normal"/>
    <w:next w:val="Normal"/>
    <w:link w:val="Ttulo3Carter"/>
    <w:uiPriority w:val="9"/>
    <w:unhideWhenUsed/>
    <w:qFormat/>
    <w:rsid w:val="00B60F7F"/>
    <w:pPr>
      <w:keepNext/>
      <w:keepLines/>
      <w:numPr>
        <w:ilvl w:val="2"/>
        <w:numId w:val="11"/>
      </w:numPr>
      <w:spacing w:before="40" w:after="0"/>
      <w:outlineLvl w:val="2"/>
    </w:pPr>
    <w:rPr>
      <w:rFonts w:eastAsiaTheme="majorEastAsia" w:cstheme="majorBidi"/>
      <w:sz w:val="24"/>
      <w:szCs w:val="24"/>
    </w:rPr>
  </w:style>
  <w:style w:type="paragraph" w:styleId="Ttulo4">
    <w:name w:val="heading 4"/>
    <w:basedOn w:val="Normal"/>
    <w:next w:val="Normal"/>
    <w:link w:val="Ttulo4Carter"/>
    <w:uiPriority w:val="9"/>
    <w:semiHidden/>
    <w:unhideWhenUsed/>
    <w:qFormat/>
    <w:rsid w:val="004621FC"/>
    <w:pPr>
      <w:keepNext/>
      <w:keepLines/>
      <w:numPr>
        <w:ilvl w:val="3"/>
        <w:numId w:val="11"/>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ter"/>
    <w:uiPriority w:val="9"/>
    <w:semiHidden/>
    <w:unhideWhenUsed/>
    <w:qFormat/>
    <w:rsid w:val="004621FC"/>
    <w:pPr>
      <w:keepNext/>
      <w:keepLines/>
      <w:numPr>
        <w:ilvl w:val="4"/>
        <w:numId w:val="1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ter"/>
    <w:uiPriority w:val="9"/>
    <w:semiHidden/>
    <w:unhideWhenUsed/>
    <w:qFormat/>
    <w:rsid w:val="004621FC"/>
    <w:pPr>
      <w:keepNext/>
      <w:keepLines/>
      <w:numPr>
        <w:ilvl w:val="5"/>
        <w:numId w:val="1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ter"/>
    <w:uiPriority w:val="9"/>
    <w:semiHidden/>
    <w:unhideWhenUsed/>
    <w:qFormat/>
    <w:rsid w:val="004621FC"/>
    <w:pPr>
      <w:keepNext/>
      <w:keepLines/>
      <w:numPr>
        <w:ilvl w:val="6"/>
        <w:numId w:val="1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ter"/>
    <w:uiPriority w:val="9"/>
    <w:semiHidden/>
    <w:unhideWhenUsed/>
    <w:qFormat/>
    <w:rsid w:val="004621FC"/>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ter"/>
    <w:uiPriority w:val="9"/>
    <w:semiHidden/>
    <w:unhideWhenUsed/>
    <w:qFormat/>
    <w:rsid w:val="004621FC"/>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D078A2"/>
    <w:pPr>
      <w:tabs>
        <w:tab w:val="center" w:pos="4513"/>
        <w:tab w:val="right" w:pos="9026"/>
      </w:tabs>
      <w:spacing w:after="0" w:line="240" w:lineRule="auto"/>
    </w:pPr>
  </w:style>
  <w:style w:type="character" w:customStyle="1" w:styleId="CabealhoCarter">
    <w:name w:val="Cabeçalho Caráter"/>
    <w:basedOn w:val="Tipodeletrapredefinidodopargrafo"/>
    <w:link w:val="Cabealho"/>
    <w:uiPriority w:val="99"/>
    <w:rsid w:val="00D078A2"/>
  </w:style>
  <w:style w:type="paragraph" w:styleId="Rodap">
    <w:name w:val="footer"/>
    <w:basedOn w:val="Normal"/>
    <w:link w:val="RodapCarter"/>
    <w:uiPriority w:val="99"/>
    <w:unhideWhenUsed/>
    <w:rsid w:val="00D078A2"/>
    <w:pPr>
      <w:tabs>
        <w:tab w:val="center" w:pos="4513"/>
        <w:tab w:val="right" w:pos="9026"/>
      </w:tabs>
      <w:spacing w:after="0" w:line="240" w:lineRule="auto"/>
    </w:pPr>
  </w:style>
  <w:style w:type="character" w:customStyle="1" w:styleId="RodapCarter">
    <w:name w:val="Rodapé Caráter"/>
    <w:basedOn w:val="Tipodeletrapredefinidodopargrafo"/>
    <w:link w:val="Rodap"/>
    <w:uiPriority w:val="99"/>
    <w:rsid w:val="00D078A2"/>
  </w:style>
  <w:style w:type="character" w:customStyle="1" w:styleId="Ttulo1Carter">
    <w:name w:val="Título 1 Caráter"/>
    <w:basedOn w:val="Tipodeletrapredefinidodopargrafo"/>
    <w:link w:val="Ttulo1"/>
    <w:uiPriority w:val="9"/>
    <w:rsid w:val="00FF693F"/>
    <w:rPr>
      <w:b/>
      <w:bCs/>
      <w:sz w:val="44"/>
      <w:szCs w:val="44"/>
      <w:lang w:val="pt-PT"/>
    </w:rPr>
  </w:style>
  <w:style w:type="character" w:styleId="Forte">
    <w:name w:val="Strong"/>
    <w:basedOn w:val="Tipodeletrapredefinidodopargrafo"/>
    <w:uiPriority w:val="22"/>
    <w:qFormat/>
    <w:rsid w:val="00FF693F"/>
    <w:rPr>
      <w:b/>
      <w:bCs/>
    </w:rPr>
  </w:style>
  <w:style w:type="paragraph" w:styleId="Cabealhodondice">
    <w:name w:val="TOC Heading"/>
    <w:basedOn w:val="Ttulo1"/>
    <w:next w:val="Normal"/>
    <w:uiPriority w:val="39"/>
    <w:unhideWhenUsed/>
    <w:qFormat/>
    <w:rsid w:val="00AE3941"/>
    <w:pPr>
      <w:keepNext/>
      <w:keepLines/>
      <w:spacing w:before="240" w:after="0" w:line="259" w:lineRule="auto"/>
      <w:ind w:right="0"/>
      <w:outlineLvl w:val="9"/>
    </w:pPr>
    <w:rPr>
      <w:rFonts w:asciiTheme="majorHAnsi" w:eastAsiaTheme="majorEastAsia" w:hAnsiTheme="majorHAnsi" w:cstheme="majorBidi"/>
      <w:b w:val="0"/>
      <w:bCs w:val="0"/>
      <w:color w:val="2F5496" w:themeColor="accent1" w:themeShade="BF"/>
      <w:kern w:val="0"/>
      <w:sz w:val="32"/>
      <w:szCs w:val="32"/>
      <w:lang w:eastAsia="en-GB"/>
      <w14:ligatures w14:val="none"/>
    </w:rPr>
  </w:style>
  <w:style w:type="paragraph" w:styleId="ndice1">
    <w:name w:val="toc 1"/>
    <w:basedOn w:val="Normal"/>
    <w:next w:val="Normal"/>
    <w:autoRedefine/>
    <w:uiPriority w:val="39"/>
    <w:unhideWhenUsed/>
    <w:rsid w:val="00AE3941"/>
    <w:pPr>
      <w:spacing w:after="100"/>
    </w:pPr>
  </w:style>
  <w:style w:type="character" w:styleId="Hiperligao">
    <w:name w:val="Hyperlink"/>
    <w:basedOn w:val="Tipodeletrapredefinidodopargrafo"/>
    <w:uiPriority w:val="99"/>
    <w:unhideWhenUsed/>
    <w:rsid w:val="00AE3941"/>
    <w:rPr>
      <w:color w:val="0563C1" w:themeColor="hyperlink"/>
      <w:u w:val="single"/>
    </w:rPr>
  </w:style>
  <w:style w:type="character" w:customStyle="1" w:styleId="Ttulo2Carter">
    <w:name w:val="Título 2 Caráter"/>
    <w:basedOn w:val="Tipodeletrapredefinidodopargrafo"/>
    <w:link w:val="Ttulo2"/>
    <w:uiPriority w:val="9"/>
    <w:rsid w:val="00AC40FB"/>
    <w:rPr>
      <w:rFonts w:eastAsiaTheme="majorEastAsia" w:cstheme="majorBidi"/>
      <w:b/>
      <w:sz w:val="28"/>
      <w:szCs w:val="26"/>
      <w:lang w:val="pt-PT"/>
    </w:rPr>
  </w:style>
  <w:style w:type="paragraph" w:styleId="ndice2">
    <w:name w:val="toc 2"/>
    <w:basedOn w:val="Normal"/>
    <w:next w:val="Normal"/>
    <w:autoRedefine/>
    <w:uiPriority w:val="39"/>
    <w:unhideWhenUsed/>
    <w:rsid w:val="007E15A2"/>
    <w:pPr>
      <w:spacing w:after="100"/>
      <w:ind w:left="220"/>
    </w:pPr>
  </w:style>
  <w:style w:type="character" w:styleId="MenoNoResolvida">
    <w:name w:val="Unresolved Mention"/>
    <w:basedOn w:val="Tipodeletrapredefinidodopargrafo"/>
    <w:uiPriority w:val="99"/>
    <w:semiHidden/>
    <w:unhideWhenUsed/>
    <w:rsid w:val="00EA4BD2"/>
    <w:rPr>
      <w:color w:val="605E5C"/>
      <w:shd w:val="clear" w:color="auto" w:fill="E1DFDD"/>
    </w:rPr>
  </w:style>
  <w:style w:type="character" w:styleId="nfase">
    <w:name w:val="Emphasis"/>
    <w:basedOn w:val="Tipodeletrapredefinidodopargrafo"/>
    <w:uiPriority w:val="20"/>
    <w:qFormat/>
    <w:rsid w:val="008028EE"/>
    <w:rPr>
      <w:i/>
      <w:iCs/>
    </w:rPr>
  </w:style>
  <w:style w:type="paragraph" w:styleId="PargrafodaLista">
    <w:name w:val="List Paragraph"/>
    <w:basedOn w:val="Normal"/>
    <w:uiPriority w:val="34"/>
    <w:qFormat/>
    <w:rsid w:val="00262EE0"/>
    <w:pPr>
      <w:ind w:left="720"/>
      <w:contextualSpacing/>
    </w:pPr>
  </w:style>
  <w:style w:type="character" w:customStyle="1" w:styleId="authors">
    <w:name w:val="authors"/>
    <w:basedOn w:val="Tipodeletrapredefinidodopargrafo"/>
    <w:rsid w:val="006A35FE"/>
  </w:style>
  <w:style w:type="character" w:customStyle="1" w:styleId="Date1">
    <w:name w:val="Date1"/>
    <w:basedOn w:val="Tipodeletrapredefinidodopargrafo"/>
    <w:rsid w:val="006A35FE"/>
  </w:style>
  <w:style w:type="character" w:customStyle="1" w:styleId="arttitle">
    <w:name w:val="art_title"/>
    <w:basedOn w:val="Tipodeletrapredefinidodopargrafo"/>
    <w:rsid w:val="006A35FE"/>
  </w:style>
  <w:style w:type="character" w:customStyle="1" w:styleId="serialtitle">
    <w:name w:val="serial_title"/>
    <w:basedOn w:val="Tipodeletrapredefinidodopargrafo"/>
    <w:rsid w:val="006A35FE"/>
  </w:style>
  <w:style w:type="character" w:customStyle="1" w:styleId="volumeissue">
    <w:name w:val="volume_issue"/>
    <w:basedOn w:val="Tipodeletrapredefinidodopargrafo"/>
    <w:rsid w:val="006A35FE"/>
  </w:style>
  <w:style w:type="character" w:customStyle="1" w:styleId="pagerange">
    <w:name w:val="page_range"/>
    <w:basedOn w:val="Tipodeletrapredefinidodopargrafo"/>
    <w:rsid w:val="006A35FE"/>
  </w:style>
  <w:style w:type="character" w:customStyle="1" w:styleId="doilink">
    <w:name w:val="doi_link"/>
    <w:basedOn w:val="Tipodeletrapredefinidodopargrafo"/>
    <w:rsid w:val="006A35FE"/>
  </w:style>
  <w:style w:type="paragraph" w:styleId="Legenda">
    <w:name w:val="caption"/>
    <w:basedOn w:val="Normal"/>
    <w:next w:val="Normal"/>
    <w:uiPriority w:val="35"/>
    <w:unhideWhenUsed/>
    <w:qFormat/>
    <w:rsid w:val="001D104A"/>
    <w:pPr>
      <w:spacing w:after="200" w:line="240" w:lineRule="auto"/>
    </w:pPr>
    <w:rPr>
      <w:i/>
      <w:iCs/>
      <w:color w:val="44546A" w:themeColor="text2"/>
      <w:sz w:val="18"/>
      <w:szCs w:val="18"/>
    </w:rPr>
  </w:style>
  <w:style w:type="paragraph" w:styleId="Reviso">
    <w:name w:val="Revision"/>
    <w:hidden/>
    <w:uiPriority w:val="99"/>
    <w:semiHidden/>
    <w:rsid w:val="00FA50A4"/>
    <w:pPr>
      <w:spacing w:after="0" w:line="240" w:lineRule="auto"/>
      <w:ind w:right="0"/>
    </w:pPr>
  </w:style>
  <w:style w:type="character" w:styleId="Refdecomentrio">
    <w:name w:val="annotation reference"/>
    <w:basedOn w:val="Tipodeletrapredefinidodopargrafo"/>
    <w:uiPriority w:val="99"/>
    <w:semiHidden/>
    <w:unhideWhenUsed/>
    <w:rsid w:val="00FA50A4"/>
    <w:rPr>
      <w:sz w:val="16"/>
      <w:szCs w:val="16"/>
    </w:rPr>
  </w:style>
  <w:style w:type="paragraph" w:styleId="Textodecomentrio">
    <w:name w:val="annotation text"/>
    <w:basedOn w:val="Normal"/>
    <w:link w:val="TextodecomentrioCarter"/>
    <w:uiPriority w:val="99"/>
    <w:unhideWhenUsed/>
    <w:rsid w:val="00FA50A4"/>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rsid w:val="00FA50A4"/>
    <w:rPr>
      <w:sz w:val="20"/>
      <w:szCs w:val="20"/>
    </w:rPr>
  </w:style>
  <w:style w:type="paragraph" w:styleId="Assuntodecomentrio">
    <w:name w:val="annotation subject"/>
    <w:basedOn w:val="Textodecomentrio"/>
    <w:next w:val="Textodecomentrio"/>
    <w:link w:val="AssuntodecomentrioCarter"/>
    <w:uiPriority w:val="99"/>
    <w:semiHidden/>
    <w:unhideWhenUsed/>
    <w:rsid w:val="00FA50A4"/>
    <w:rPr>
      <w:b/>
      <w:bCs/>
    </w:rPr>
  </w:style>
  <w:style w:type="character" w:customStyle="1" w:styleId="AssuntodecomentrioCarter">
    <w:name w:val="Assunto de comentário Caráter"/>
    <w:basedOn w:val="TextodecomentrioCarter"/>
    <w:link w:val="Assuntodecomentrio"/>
    <w:uiPriority w:val="99"/>
    <w:semiHidden/>
    <w:rsid w:val="00FA50A4"/>
    <w:rPr>
      <w:b/>
      <w:bCs/>
      <w:sz w:val="20"/>
      <w:szCs w:val="20"/>
    </w:rPr>
  </w:style>
  <w:style w:type="table" w:styleId="TabelacomGrelha">
    <w:name w:val="Table Grid"/>
    <w:basedOn w:val="Tabelanormal"/>
    <w:uiPriority w:val="39"/>
    <w:rsid w:val="00D906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deilustraes">
    <w:name w:val="table of figures"/>
    <w:basedOn w:val="Normal"/>
    <w:next w:val="Normal"/>
    <w:uiPriority w:val="99"/>
    <w:unhideWhenUsed/>
    <w:rsid w:val="0080077E"/>
    <w:pPr>
      <w:spacing w:after="0"/>
    </w:pPr>
  </w:style>
  <w:style w:type="character" w:customStyle="1" w:styleId="Ttulo3Carter">
    <w:name w:val="Título 3 Caráter"/>
    <w:basedOn w:val="Tipodeletrapredefinidodopargrafo"/>
    <w:link w:val="Ttulo3"/>
    <w:uiPriority w:val="9"/>
    <w:rsid w:val="00B60F7F"/>
    <w:rPr>
      <w:rFonts w:eastAsiaTheme="majorEastAsia" w:cstheme="majorBidi"/>
      <w:sz w:val="24"/>
      <w:szCs w:val="24"/>
      <w:lang w:val="pt-PT"/>
    </w:rPr>
  </w:style>
  <w:style w:type="paragraph" w:styleId="ndice3">
    <w:name w:val="toc 3"/>
    <w:basedOn w:val="Normal"/>
    <w:next w:val="Normal"/>
    <w:autoRedefine/>
    <w:uiPriority w:val="39"/>
    <w:unhideWhenUsed/>
    <w:rsid w:val="00AF4EE8"/>
    <w:pPr>
      <w:spacing w:after="100"/>
      <w:ind w:left="440"/>
    </w:pPr>
  </w:style>
  <w:style w:type="character" w:customStyle="1" w:styleId="Ttulo4Carter">
    <w:name w:val="Título 4 Caráter"/>
    <w:basedOn w:val="Tipodeletrapredefinidodopargrafo"/>
    <w:link w:val="Ttulo4"/>
    <w:uiPriority w:val="9"/>
    <w:semiHidden/>
    <w:rsid w:val="004621FC"/>
    <w:rPr>
      <w:rFonts w:asciiTheme="majorHAnsi" w:eastAsiaTheme="majorEastAsia" w:hAnsiTheme="majorHAnsi" w:cstheme="majorBidi"/>
      <w:i/>
      <w:iCs/>
      <w:color w:val="2F5496" w:themeColor="accent1" w:themeShade="BF"/>
      <w:lang w:val="pt-PT"/>
    </w:rPr>
  </w:style>
  <w:style w:type="character" w:customStyle="1" w:styleId="Ttulo5Carter">
    <w:name w:val="Título 5 Caráter"/>
    <w:basedOn w:val="Tipodeletrapredefinidodopargrafo"/>
    <w:link w:val="Ttulo5"/>
    <w:uiPriority w:val="9"/>
    <w:semiHidden/>
    <w:rsid w:val="004621FC"/>
    <w:rPr>
      <w:rFonts w:asciiTheme="majorHAnsi" w:eastAsiaTheme="majorEastAsia" w:hAnsiTheme="majorHAnsi" w:cstheme="majorBidi"/>
      <w:color w:val="2F5496" w:themeColor="accent1" w:themeShade="BF"/>
      <w:lang w:val="pt-PT"/>
    </w:rPr>
  </w:style>
  <w:style w:type="character" w:customStyle="1" w:styleId="Ttulo6Carter">
    <w:name w:val="Título 6 Caráter"/>
    <w:basedOn w:val="Tipodeletrapredefinidodopargrafo"/>
    <w:link w:val="Ttulo6"/>
    <w:uiPriority w:val="9"/>
    <w:semiHidden/>
    <w:rsid w:val="004621FC"/>
    <w:rPr>
      <w:rFonts w:asciiTheme="majorHAnsi" w:eastAsiaTheme="majorEastAsia" w:hAnsiTheme="majorHAnsi" w:cstheme="majorBidi"/>
      <w:color w:val="1F3763" w:themeColor="accent1" w:themeShade="7F"/>
      <w:lang w:val="pt-PT"/>
    </w:rPr>
  </w:style>
  <w:style w:type="character" w:customStyle="1" w:styleId="Ttulo7Carter">
    <w:name w:val="Título 7 Caráter"/>
    <w:basedOn w:val="Tipodeletrapredefinidodopargrafo"/>
    <w:link w:val="Ttulo7"/>
    <w:uiPriority w:val="9"/>
    <w:semiHidden/>
    <w:rsid w:val="004621FC"/>
    <w:rPr>
      <w:rFonts w:asciiTheme="majorHAnsi" w:eastAsiaTheme="majorEastAsia" w:hAnsiTheme="majorHAnsi" w:cstheme="majorBidi"/>
      <w:i/>
      <w:iCs/>
      <w:color w:val="1F3763" w:themeColor="accent1" w:themeShade="7F"/>
      <w:lang w:val="pt-PT"/>
    </w:rPr>
  </w:style>
  <w:style w:type="character" w:customStyle="1" w:styleId="Ttulo8Carter">
    <w:name w:val="Título 8 Caráter"/>
    <w:basedOn w:val="Tipodeletrapredefinidodopargrafo"/>
    <w:link w:val="Ttulo8"/>
    <w:uiPriority w:val="9"/>
    <w:semiHidden/>
    <w:rsid w:val="004621FC"/>
    <w:rPr>
      <w:rFonts w:asciiTheme="majorHAnsi" w:eastAsiaTheme="majorEastAsia" w:hAnsiTheme="majorHAnsi" w:cstheme="majorBidi"/>
      <w:color w:val="272727" w:themeColor="text1" w:themeTint="D8"/>
      <w:sz w:val="21"/>
      <w:szCs w:val="21"/>
      <w:lang w:val="pt-PT"/>
    </w:rPr>
  </w:style>
  <w:style w:type="character" w:customStyle="1" w:styleId="Ttulo9Carter">
    <w:name w:val="Título 9 Caráter"/>
    <w:basedOn w:val="Tipodeletrapredefinidodopargrafo"/>
    <w:link w:val="Ttulo9"/>
    <w:uiPriority w:val="9"/>
    <w:semiHidden/>
    <w:rsid w:val="004621FC"/>
    <w:rPr>
      <w:rFonts w:asciiTheme="majorHAnsi" w:eastAsiaTheme="majorEastAsia" w:hAnsiTheme="majorHAnsi" w:cstheme="majorBidi"/>
      <w:i/>
      <w:iCs/>
      <w:color w:val="272727" w:themeColor="text1" w:themeTint="D8"/>
      <w:sz w:val="21"/>
      <w:szCs w:val="21"/>
      <w:lang w:val="pt-PT"/>
    </w:rPr>
  </w:style>
  <w:style w:type="character" w:styleId="Hiperligaovisitada">
    <w:name w:val="FollowedHyperlink"/>
    <w:basedOn w:val="Tipodeletrapredefinidodopargrafo"/>
    <w:uiPriority w:val="99"/>
    <w:semiHidden/>
    <w:unhideWhenUsed/>
    <w:rsid w:val="0020505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075335">
      <w:bodyDiv w:val="1"/>
      <w:marLeft w:val="0"/>
      <w:marRight w:val="0"/>
      <w:marTop w:val="0"/>
      <w:marBottom w:val="0"/>
      <w:divBdr>
        <w:top w:val="none" w:sz="0" w:space="0" w:color="auto"/>
        <w:left w:val="none" w:sz="0" w:space="0" w:color="auto"/>
        <w:bottom w:val="none" w:sz="0" w:space="0" w:color="auto"/>
        <w:right w:val="none" w:sz="0" w:space="0" w:color="auto"/>
      </w:divBdr>
    </w:div>
    <w:div w:id="297611946">
      <w:bodyDiv w:val="1"/>
      <w:marLeft w:val="0"/>
      <w:marRight w:val="0"/>
      <w:marTop w:val="0"/>
      <w:marBottom w:val="0"/>
      <w:divBdr>
        <w:top w:val="none" w:sz="0" w:space="0" w:color="auto"/>
        <w:left w:val="none" w:sz="0" w:space="0" w:color="auto"/>
        <w:bottom w:val="none" w:sz="0" w:space="0" w:color="auto"/>
        <w:right w:val="none" w:sz="0" w:space="0" w:color="auto"/>
      </w:divBdr>
      <w:divsChild>
        <w:div w:id="2030906082">
          <w:marLeft w:val="0"/>
          <w:marRight w:val="0"/>
          <w:marTop w:val="0"/>
          <w:marBottom w:val="0"/>
          <w:divBdr>
            <w:top w:val="none" w:sz="0" w:space="0" w:color="auto"/>
            <w:left w:val="none" w:sz="0" w:space="0" w:color="auto"/>
            <w:bottom w:val="none" w:sz="0" w:space="0" w:color="auto"/>
            <w:right w:val="none" w:sz="0" w:space="0" w:color="auto"/>
          </w:divBdr>
        </w:div>
      </w:divsChild>
    </w:div>
    <w:div w:id="830758296">
      <w:bodyDiv w:val="1"/>
      <w:marLeft w:val="0"/>
      <w:marRight w:val="0"/>
      <w:marTop w:val="0"/>
      <w:marBottom w:val="0"/>
      <w:divBdr>
        <w:top w:val="none" w:sz="0" w:space="0" w:color="auto"/>
        <w:left w:val="none" w:sz="0" w:space="0" w:color="auto"/>
        <w:bottom w:val="none" w:sz="0" w:space="0" w:color="auto"/>
        <w:right w:val="none" w:sz="0" w:space="0" w:color="auto"/>
      </w:divBdr>
    </w:div>
    <w:div w:id="1385985419">
      <w:bodyDiv w:val="1"/>
      <w:marLeft w:val="0"/>
      <w:marRight w:val="0"/>
      <w:marTop w:val="0"/>
      <w:marBottom w:val="0"/>
      <w:divBdr>
        <w:top w:val="none" w:sz="0" w:space="0" w:color="auto"/>
        <w:left w:val="none" w:sz="0" w:space="0" w:color="auto"/>
        <w:bottom w:val="none" w:sz="0" w:space="0" w:color="auto"/>
        <w:right w:val="none" w:sz="0" w:space="0" w:color="auto"/>
      </w:divBdr>
    </w:div>
    <w:div w:id="1581600906">
      <w:bodyDiv w:val="1"/>
      <w:marLeft w:val="0"/>
      <w:marRight w:val="0"/>
      <w:marTop w:val="0"/>
      <w:marBottom w:val="0"/>
      <w:divBdr>
        <w:top w:val="none" w:sz="0" w:space="0" w:color="auto"/>
        <w:left w:val="none" w:sz="0" w:space="0" w:color="auto"/>
        <w:bottom w:val="none" w:sz="0" w:space="0" w:color="auto"/>
        <w:right w:val="none" w:sz="0" w:space="0" w:color="auto"/>
      </w:divBdr>
    </w:div>
    <w:div w:id="1781878300">
      <w:bodyDiv w:val="1"/>
      <w:marLeft w:val="0"/>
      <w:marRight w:val="0"/>
      <w:marTop w:val="0"/>
      <w:marBottom w:val="0"/>
      <w:divBdr>
        <w:top w:val="none" w:sz="0" w:space="0" w:color="auto"/>
        <w:left w:val="none" w:sz="0" w:space="0" w:color="auto"/>
        <w:bottom w:val="none" w:sz="0" w:space="0" w:color="auto"/>
        <w:right w:val="none" w:sz="0" w:space="0" w:color="auto"/>
      </w:divBdr>
      <w:divsChild>
        <w:div w:id="4035342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patents.google.com/patent/US9647718B2/fr" TargetMode="External"/></Relationship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3.jpeg"/><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hyperlink" Target="https://doi.org/10.1080/01430750.2021.1953591"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yperlink" Target="https://www.everythingrf.com/community/what-is-%20lora%20visitado%20a%2030/04/2023"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hyperlink" Target="https://loradevelopers.semtech.com/documentation/tech-papers-and-guides/lora-and-lorawan/" TargetMode="External"/><Relationship Id="rId37" Type="http://schemas.microsoft.com/office/2011/relationships/people" Target="people.xml"/><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4.jpeg"/><Relationship Id="rId31" Type="http://schemas.openxmlformats.org/officeDocument/2006/relationships/hyperlink" Target="https://patents.google.com/patent/US9647718B2/fr"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www.eea.europa.eu/themes/air/country-fact-sheets/2021-country-fact-sheets/portugal" TargetMode="External"/><Relationship Id="rId35" Type="http://schemas.openxmlformats.org/officeDocument/2006/relationships/hyperlink" Target="https://doi.org/10.3390/app9224753"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F247FEE99E0695479F8DE7CC27B6C184" ma:contentTypeVersion="11" ma:contentTypeDescription="Create a new document." ma:contentTypeScope="" ma:versionID="9bccd5f1b29fb6c80eed22029d39c215">
  <xsd:schema xmlns:xsd="http://www.w3.org/2001/XMLSchema" xmlns:xs="http://www.w3.org/2001/XMLSchema" xmlns:p="http://schemas.microsoft.com/office/2006/metadata/properties" xmlns:ns3="ffe93c74-76d1-42ac-b4f9-d31c57174490" xmlns:ns4="3f665d4e-3245-4e77-993a-d19a7631b4cd" targetNamespace="http://schemas.microsoft.com/office/2006/metadata/properties" ma:root="true" ma:fieldsID="ccfbcc52af53ec00e3bc54fa696de444" ns3:_="" ns4:_="">
    <xsd:import namespace="ffe93c74-76d1-42ac-b4f9-d31c57174490"/>
    <xsd:import namespace="3f665d4e-3245-4e77-993a-d19a7631b4cd"/>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AutoKeyPoints" minOccurs="0"/>
                <xsd:element ref="ns4:MediaServiceKeyPoint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e93c74-76d1-42ac-b4f9-d31c5717449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f665d4e-3245-4e77-993a-d19a7631b4cd"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SearchProperties" ma:index="18"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81DDD5F-E324-41B8-9FC9-FA3F70074BA1}">
  <ds:schemaRefs>
    <ds:schemaRef ds:uri="http://schemas.microsoft.com/sharepoint/v3/contenttype/forms"/>
  </ds:schemaRefs>
</ds:datastoreItem>
</file>

<file path=customXml/itemProps2.xml><?xml version="1.0" encoding="utf-8"?>
<ds:datastoreItem xmlns:ds="http://schemas.openxmlformats.org/officeDocument/2006/customXml" ds:itemID="{42062725-CA28-4027-A7D4-F07559A8BD87}">
  <ds:schemaRefs>
    <ds:schemaRef ds:uri="3f665d4e-3245-4e77-993a-d19a7631b4cd"/>
    <ds:schemaRef ds:uri="http://purl.org/dc/elements/1.1/"/>
    <ds:schemaRef ds:uri="http://schemas.microsoft.com/office/2006/documentManagement/types"/>
    <ds:schemaRef ds:uri="http://www.w3.org/XML/1998/namespace"/>
    <ds:schemaRef ds:uri="http://schemas.microsoft.com/office/2006/metadata/properties"/>
    <ds:schemaRef ds:uri="http://purl.org/dc/terms/"/>
    <ds:schemaRef ds:uri="http://purl.org/dc/dcmitype/"/>
    <ds:schemaRef ds:uri="http://schemas.microsoft.com/office/infopath/2007/PartnerControls"/>
    <ds:schemaRef ds:uri="http://schemas.openxmlformats.org/package/2006/metadata/core-properties"/>
    <ds:schemaRef ds:uri="ffe93c74-76d1-42ac-b4f9-d31c57174490"/>
  </ds:schemaRefs>
</ds:datastoreItem>
</file>

<file path=customXml/itemProps3.xml><?xml version="1.0" encoding="utf-8"?>
<ds:datastoreItem xmlns:ds="http://schemas.openxmlformats.org/officeDocument/2006/customXml" ds:itemID="{DDFA9ED2-A631-475A-8B4F-7721EFC59432}">
  <ds:schemaRefs>
    <ds:schemaRef ds:uri="http://schemas.openxmlformats.org/officeDocument/2006/bibliography"/>
  </ds:schemaRefs>
</ds:datastoreItem>
</file>

<file path=customXml/itemProps4.xml><?xml version="1.0" encoding="utf-8"?>
<ds:datastoreItem xmlns:ds="http://schemas.openxmlformats.org/officeDocument/2006/customXml" ds:itemID="{3B299394-395A-4A8A-AEB2-702A8F7202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fe93c74-76d1-42ac-b4f9-d31c57174490"/>
    <ds:schemaRef ds:uri="3f665d4e-3245-4e77-993a-d19a7631b4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37</Pages>
  <Words>7196</Words>
  <Characters>41022</Characters>
  <Application>Microsoft Office Word</Application>
  <DocSecurity>0</DocSecurity>
  <Lines>341</Lines>
  <Paragraphs>96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48122</CharactersWithSpaces>
  <SharedDoc>false</SharedDoc>
  <HLinks>
    <vt:vector size="258" baseType="variant">
      <vt:variant>
        <vt:i4>3604603</vt:i4>
      </vt:variant>
      <vt:variant>
        <vt:i4>264</vt:i4>
      </vt:variant>
      <vt:variant>
        <vt:i4>0</vt:i4>
      </vt:variant>
      <vt:variant>
        <vt:i4>5</vt:i4>
      </vt:variant>
      <vt:variant>
        <vt:lpwstr>https://pt.wikipedia.org/wiki/Modelo_em_cascata</vt:lpwstr>
      </vt:variant>
      <vt:variant>
        <vt:lpwstr>/media/Ficheiro:Modelo_em_cascata.png</vt:lpwstr>
      </vt:variant>
      <vt:variant>
        <vt:i4>6750331</vt:i4>
      </vt:variant>
      <vt:variant>
        <vt:i4>261</vt:i4>
      </vt:variant>
      <vt:variant>
        <vt:i4>0</vt:i4>
      </vt:variant>
      <vt:variant>
        <vt:i4>5</vt:i4>
      </vt:variant>
      <vt:variant>
        <vt:lpwstr>https://doi.org/10.3390/app9224753</vt:lpwstr>
      </vt:variant>
      <vt:variant>
        <vt:lpwstr/>
      </vt:variant>
      <vt:variant>
        <vt:i4>196677</vt:i4>
      </vt:variant>
      <vt:variant>
        <vt:i4>258</vt:i4>
      </vt:variant>
      <vt:variant>
        <vt:i4>0</vt:i4>
      </vt:variant>
      <vt:variant>
        <vt:i4>5</vt:i4>
      </vt:variant>
      <vt:variant>
        <vt:lpwstr>https://doi.org/10.1080/01430750.2021.1953591</vt:lpwstr>
      </vt:variant>
      <vt:variant>
        <vt:lpwstr/>
      </vt:variant>
      <vt:variant>
        <vt:i4>6946869</vt:i4>
      </vt:variant>
      <vt:variant>
        <vt:i4>255</vt:i4>
      </vt:variant>
      <vt:variant>
        <vt:i4>0</vt:i4>
      </vt:variant>
      <vt:variant>
        <vt:i4>5</vt:i4>
      </vt:variant>
      <vt:variant>
        <vt:lpwstr>https://www.everythingrf.com/community/what-is- lora visitado a 30/04/2023</vt:lpwstr>
      </vt:variant>
      <vt:variant>
        <vt:lpwstr/>
      </vt:variant>
      <vt:variant>
        <vt:i4>1638467</vt:i4>
      </vt:variant>
      <vt:variant>
        <vt:i4>252</vt:i4>
      </vt:variant>
      <vt:variant>
        <vt:i4>0</vt:i4>
      </vt:variant>
      <vt:variant>
        <vt:i4>5</vt:i4>
      </vt:variant>
      <vt:variant>
        <vt:lpwstr>https://loradevelopers.semtech.com/documentation/tech-papers-and-guides/lora-and-lorawan/</vt:lpwstr>
      </vt:variant>
      <vt:variant>
        <vt:lpwstr/>
      </vt:variant>
      <vt:variant>
        <vt:i4>1376256</vt:i4>
      </vt:variant>
      <vt:variant>
        <vt:i4>249</vt:i4>
      </vt:variant>
      <vt:variant>
        <vt:i4>0</vt:i4>
      </vt:variant>
      <vt:variant>
        <vt:i4>5</vt:i4>
      </vt:variant>
      <vt:variant>
        <vt:lpwstr>https://patents.google.com/patent/US9647718B2/fr</vt:lpwstr>
      </vt:variant>
      <vt:variant>
        <vt:lpwstr/>
      </vt:variant>
      <vt:variant>
        <vt:i4>2162745</vt:i4>
      </vt:variant>
      <vt:variant>
        <vt:i4>246</vt:i4>
      </vt:variant>
      <vt:variant>
        <vt:i4>0</vt:i4>
      </vt:variant>
      <vt:variant>
        <vt:i4>5</vt:i4>
      </vt:variant>
      <vt:variant>
        <vt:lpwstr>https://www.eea.europa.eu/themes/air/country-fact-sheets/2021-country-fact-sheets/portugal</vt:lpwstr>
      </vt:variant>
      <vt:variant>
        <vt:lpwstr/>
      </vt:variant>
      <vt:variant>
        <vt:i4>1376315</vt:i4>
      </vt:variant>
      <vt:variant>
        <vt:i4>209</vt:i4>
      </vt:variant>
      <vt:variant>
        <vt:i4>0</vt:i4>
      </vt:variant>
      <vt:variant>
        <vt:i4>5</vt:i4>
      </vt:variant>
      <vt:variant>
        <vt:lpwstr/>
      </vt:variant>
      <vt:variant>
        <vt:lpwstr>_Toc140583203</vt:lpwstr>
      </vt:variant>
      <vt:variant>
        <vt:i4>1376315</vt:i4>
      </vt:variant>
      <vt:variant>
        <vt:i4>203</vt:i4>
      </vt:variant>
      <vt:variant>
        <vt:i4>0</vt:i4>
      </vt:variant>
      <vt:variant>
        <vt:i4>5</vt:i4>
      </vt:variant>
      <vt:variant>
        <vt:lpwstr/>
      </vt:variant>
      <vt:variant>
        <vt:lpwstr>_Toc140583202</vt:lpwstr>
      </vt:variant>
      <vt:variant>
        <vt:i4>1376315</vt:i4>
      </vt:variant>
      <vt:variant>
        <vt:i4>197</vt:i4>
      </vt:variant>
      <vt:variant>
        <vt:i4>0</vt:i4>
      </vt:variant>
      <vt:variant>
        <vt:i4>5</vt:i4>
      </vt:variant>
      <vt:variant>
        <vt:lpwstr/>
      </vt:variant>
      <vt:variant>
        <vt:lpwstr>_Toc140583201</vt:lpwstr>
      </vt:variant>
      <vt:variant>
        <vt:i4>1376315</vt:i4>
      </vt:variant>
      <vt:variant>
        <vt:i4>191</vt:i4>
      </vt:variant>
      <vt:variant>
        <vt:i4>0</vt:i4>
      </vt:variant>
      <vt:variant>
        <vt:i4>5</vt:i4>
      </vt:variant>
      <vt:variant>
        <vt:lpwstr/>
      </vt:variant>
      <vt:variant>
        <vt:lpwstr>_Toc140583200</vt:lpwstr>
      </vt:variant>
      <vt:variant>
        <vt:i4>1835064</vt:i4>
      </vt:variant>
      <vt:variant>
        <vt:i4>185</vt:i4>
      </vt:variant>
      <vt:variant>
        <vt:i4>0</vt:i4>
      </vt:variant>
      <vt:variant>
        <vt:i4>5</vt:i4>
      </vt:variant>
      <vt:variant>
        <vt:lpwstr/>
      </vt:variant>
      <vt:variant>
        <vt:lpwstr>_Toc140583199</vt:lpwstr>
      </vt:variant>
      <vt:variant>
        <vt:i4>1835064</vt:i4>
      </vt:variant>
      <vt:variant>
        <vt:i4>179</vt:i4>
      </vt:variant>
      <vt:variant>
        <vt:i4>0</vt:i4>
      </vt:variant>
      <vt:variant>
        <vt:i4>5</vt:i4>
      </vt:variant>
      <vt:variant>
        <vt:lpwstr/>
      </vt:variant>
      <vt:variant>
        <vt:lpwstr>_Toc140583198</vt:lpwstr>
      </vt:variant>
      <vt:variant>
        <vt:i4>1835064</vt:i4>
      </vt:variant>
      <vt:variant>
        <vt:i4>173</vt:i4>
      </vt:variant>
      <vt:variant>
        <vt:i4>0</vt:i4>
      </vt:variant>
      <vt:variant>
        <vt:i4>5</vt:i4>
      </vt:variant>
      <vt:variant>
        <vt:lpwstr/>
      </vt:variant>
      <vt:variant>
        <vt:lpwstr>_Toc140583197</vt:lpwstr>
      </vt:variant>
      <vt:variant>
        <vt:i4>1835064</vt:i4>
      </vt:variant>
      <vt:variant>
        <vt:i4>167</vt:i4>
      </vt:variant>
      <vt:variant>
        <vt:i4>0</vt:i4>
      </vt:variant>
      <vt:variant>
        <vt:i4>5</vt:i4>
      </vt:variant>
      <vt:variant>
        <vt:lpwstr/>
      </vt:variant>
      <vt:variant>
        <vt:lpwstr>_Toc140583196</vt:lpwstr>
      </vt:variant>
      <vt:variant>
        <vt:i4>1114164</vt:i4>
      </vt:variant>
      <vt:variant>
        <vt:i4>158</vt:i4>
      </vt:variant>
      <vt:variant>
        <vt:i4>0</vt:i4>
      </vt:variant>
      <vt:variant>
        <vt:i4>5</vt:i4>
      </vt:variant>
      <vt:variant>
        <vt:lpwstr/>
      </vt:variant>
      <vt:variant>
        <vt:lpwstr>_Toc140544134</vt:lpwstr>
      </vt:variant>
      <vt:variant>
        <vt:i4>1114164</vt:i4>
      </vt:variant>
      <vt:variant>
        <vt:i4>152</vt:i4>
      </vt:variant>
      <vt:variant>
        <vt:i4>0</vt:i4>
      </vt:variant>
      <vt:variant>
        <vt:i4>5</vt:i4>
      </vt:variant>
      <vt:variant>
        <vt:lpwstr/>
      </vt:variant>
      <vt:variant>
        <vt:lpwstr>_Toc140544133</vt:lpwstr>
      </vt:variant>
      <vt:variant>
        <vt:i4>1114164</vt:i4>
      </vt:variant>
      <vt:variant>
        <vt:i4>146</vt:i4>
      </vt:variant>
      <vt:variant>
        <vt:i4>0</vt:i4>
      </vt:variant>
      <vt:variant>
        <vt:i4>5</vt:i4>
      </vt:variant>
      <vt:variant>
        <vt:lpwstr/>
      </vt:variant>
      <vt:variant>
        <vt:lpwstr>_Toc140544132</vt:lpwstr>
      </vt:variant>
      <vt:variant>
        <vt:i4>1114164</vt:i4>
      </vt:variant>
      <vt:variant>
        <vt:i4>140</vt:i4>
      </vt:variant>
      <vt:variant>
        <vt:i4>0</vt:i4>
      </vt:variant>
      <vt:variant>
        <vt:i4>5</vt:i4>
      </vt:variant>
      <vt:variant>
        <vt:lpwstr/>
      </vt:variant>
      <vt:variant>
        <vt:lpwstr>_Toc140544131</vt:lpwstr>
      </vt:variant>
      <vt:variant>
        <vt:i4>1114164</vt:i4>
      </vt:variant>
      <vt:variant>
        <vt:i4>134</vt:i4>
      </vt:variant>
      <vt:variant>
        <vt:i4>0</vt:i4>
      </vt:variant>
      <vt:variant>
        <vt:i4>5</vt:i4>
      </vt:variant>
      <vt:variant>
        <vt:lpwstr/>
      </vt:variant>
      <vt:variant>
        <vt:lpwstr>_Toc140544130</vt:lpwstr>
      </vt:variant>
      <vt:variant>
        <vt:i4>1048628</vt:i4>
      </vt:variant>
      <vt:variant>
        <vt:i4>128</vt:i4>
      </vt:variant>
      <vt:variant>
        <vt:i4>0</vt:i4>
      </vt:variant>
      <vt:variant>
        <vt:i4>5</vt:i4>
      </vt:variant>
      <vt:variant>
        <vt:lpwstr/>
      </vt:variant>
      <vt:variant>
        <vt:lpwstr>_Toc140544129</vt:lpwstr>
      </vt:variant>
      <vt:variant>
        <vt:i4>1048628</vt:i4>
      </vt:variant>
      <vt:variant>
        <vt:i4>122</vt:i4>
      </vt:variant>
      <vt:variant>
        <vt:i4>0</vt:i4>
      </vt:variant>
      <vt:variant>
        <vt:i4>5</vt:i4>
      </vt:variant>
      <vt:variant>
        <vt:lpwstr/>
      </vt:variant>
      <vt:variant>
        <vt:lpwstr>_Toc140544128</vt:lpwstr>
      </vt:variant>
      <vt:variant>
        <vt:i4>1048628</vt:i4>
      </vt:variant>
      <vt:variant>
        <vt:i4>116</vt:i4>
      </vt:variant>
      <vt:variant>
        <vt:i4>0</vt:i4>
      </vt:variant>
      <vt:variant>
        <vt:i4>5</vt:i4>
      </vt:variant>
      <vt:variant>
        <vt:lpwstr/>
      </vt:variant>
      <vt:variant>
        <vt:lpwstr>_Toc140544127</vt:lpwstr>
      </vt:variant>
      <vt:variant>
        <vt:i4>1048628</vt:i4>
      </vt:variant>
      <vt:variant>
        <vt:i4>110</vt:i4>
      </vt:variant>
      <vt:variant>
        <vt:i4>0</vt:i4>
      </vt:variant>
      <vt:variant>
        <vt:i4>5</vt:i4>
      </vt:variant>
      <vt:variant>
        <vt:lpwstr/>
      </vt:variant>
      <vt:variant>
        <vt:lpwstr>_Toc140544126</vt:lpwstr>
      </vt:variant>
      <vt:variant>
        <vt:i4>1048628</vt:i4>
      </vt:variant>
      <vt:variant>
        <vt:i4>104</vt:i4>
      </vt:variant>
      <vt:variant>
        <vt:i4>0</vt:i4>
      </vt:variant>
      <vt:variant>
        <vt:i4>5</vt:i4>
      </vt:variant>
      <vt:variant>
        <vt:lpwstr/>
      </vt:variant>
      <vt:variant>
        <vt:lpwstr>_Toc140544125</vt:lpwstr>
      </vt:variant>
      <vt:variant>
        <vt:i4>1048628</vt:i4>
      </vt:variant>
      <vt:variant>
        <vt:i4>98</vt:i4>
      </vt:variant>
      <vt:variant>
        <vt:i4>0</vt:i4>
      </vt:variant>
      <vt:variant>
        <vt:i4>5</vt:i4>
      </vt:variant>
      <vt:variant>
        <vt:lpwstr/>
      </vt:variant>
      <vt:variant>
        <vt:lpwstr>_Toc140544124</vt:lpwstr>
      </vt:variant>
      <vt:variant>
        <vt:i4>1048628</vt:i4>
      </vt:variant>
      <vt:variant>
        <vt:i4>92</vt:i4>
      </vt:variant>
      <vt:variant>
        <vt:i4>0</vt:i4>
      </vt:variant>
      <vt:variant>
        <vt:i4>5</vt:i4>
      </vt:variant>
      <vt:variant>
        <vt:lpwstr/>
      </vt:variant>
      <vt:variant>
        <vt:lpwstr>_Toc140544123</vt:lpwstr>
      </vt:variant>
      <vt:variant>
        <vt:i4>1048628</vt:i4>
      </vt:variant>
      <vt:variant>
        <vt:i4>86</vt:i4>
      </vt:variant>
      <vt:variant>
        <vt:i4>0</vt:i4>
      </vt:variant>
      <vt:variant>
        <vt:i4>5</vt:i4>
      </vt:variant>
      <vt:variant>
        <vt:lpwstr/>
      </vt:variant>
      <vt:variant>
        <vt:lpwstr>_Toc140544122</vt:lpwstr>
      </vt:variant>
      <vt:variant>
        <vt:i4>1048628</vt:i4>
      </vt:variant>
      <vt:variant>
        <vt:i4>80</vt:i4>
      </vt:variant>
      <vt:variant>
        <vt:i4>0</vt:i4>
      </vt:variant>
      <vt:variant>
        <vt:i4>5</vt:i4>
      </vt:variant>
      <vt:variant>
        <vt:lpwstr/>
      </vt:variant>
      <vt:variant>
        <vt:lpwstr>_Toc140544121</vt:lpwstr>
      </vt:variant>
      <vt:variant>
        <vt:i4>1048628</vt:i4>
      </vt:variant>
      <vt:variant>
        <vt:i4>74</vt:i4>
      </vt:variant>
      <vt:variant>
        <vt:i4>0</vt:i4>
      </vt:variant>
      <vt:variant>
        <vt:i4>5</vt:i4>
      </vt:variant>
      <vt:variant>
        <vt:lpwstr/>
      </vt:variant>
      <vt:variant>
        <vt:lpwstr>_Toc140544120</vt:lpwstr>
      </vt:variant>
      <vt:variant>
        <vt:i4>1245236</vt:i4>
      </vt:variant>
      <vt:variant>
        <vt:i4>68</vt:i4>
      </vt:variant>
      <vt:variant>
        <vt:i4>0</vt:i4>
      </vt:variant>
      <vt:variant>
        <vt:i4>5</vt:i4>
      </vt:variant>
      <vt:variant>
        <vt:lpwstr/>
      </vt:variant>
      <vt:variant>
        <vt:lpwstr>_Toc140544119</vt:lpwstr>
      </vt:variant>
      <vt:variant>
        <vt:i4>1245236</vt:i4>
      </vt:variant>
      <vt:variant>
        <vt:i4>62</vt:i4>
      </vt:variant>
      <vt:variant>
        <vt:i4>0</vt:i4>
      </vt:variant>
      <vt:variant>
        <vt:i4>5</vt:i4>
      </vt:variant>
      <vt:variant>
        <vt:lpwstr/>
      </vt:variant>
      <vt:variant>
        <vt:lpwstr>_Toc140544118</vt:lpwstr>
      </vt:variant>
      <vt:variant>
        <vt:i4>1245236</vt:i4>
      </vt:variant>
      <vt:variant>
        <vt:i4>56</vt:i4>
      </vt:variant>
      <vt:variant>
        <vt:i4>0</vt:i4>
      </vt:variant>
      <vt:variant>
        <vt:i4>5</vt:i4>
      </vt:variant>
      <vt:variant>
        <vt:lpwstr/>
      </vt:variant>
      <vt:variant>
        <vt:lpwstr>_Toc140544117</vt:lpwstr>
      </vt:variant>
      <vt:variant>
        <vt:i4>1245236</vt:i4>
      </vt:variant>
      <vt:variant>
        <vt:i4>50</vt:i4>
      </vt:variant>
      <vt:variant>
        <vt:i4>0</vt:i4>
      </vt:variant>
      <vt:variant>
        <vt:i4>5</vt:i4>
      </vt:variant>
      <vt:variant>
        <vt:lpwstr/>
      </vt:variant>
      <vt:variant>
        <vt:lpwstr>_Toc140544116</vt:lpwstr>
      </vt:variant>
      <vt:variant>
        <vt:i4>1245236</vt:i4>
      </vt:variant>
      <vt:variant>
        <vt:i4>44</vt:i4>
      </vt:variant>
      <vt:variant>
        <vt:i4>0</vt:i4>
      </vt:variant>
      <vt:variant>
        <vt:i4>5</vt:i4>
      </vt:variant>
      <vt:variant>
        <vt:lpwstr/>
      </vt:variant>
      <vt:variant>
        <vt:lpwstr>_Toc140544115</vt:lpwstr>
      </vt:variant>
      <vt:variant>
        <vt:i4>1245236</vt:i4>
      </vt:variant>
      <vt:variant>
        <vt:i4>38</vt:i4>
      </vt:variant>
      <vt:variant>
        <vt:i4>0</vt:i4>
      </vt:variant>
      <vt:variant>
        <vt:i4>5</vt:i4>
      </vt:variant>
      <vt:variant>
        <vt:lpwstr/>
      </vt:variant>
      <vt:variant>
        <vt:lpwstr>_Toc140544114</vt:lpwstr>
      </vt:variant>
      <vt:variant>
        <vt:i4>1245236</vt:i4>
      </vt:variant>
      <vt:variant>
        <vt:i4>32</vt:i4>
      </vt:variant>
      <vt:variant>
        <vt:i4>0</vt:i4>
      </vt:variant>
      <vt:variant>
        <vt:i4>5</vt:i4>
      </vt:variant>
      <vt:variant>
        <vt:lpwstr/>
      </vt:variant>
      <vt:variant>
        <vt:lpwstr>_Toc140544113</vt:lpwstr>
      </vt:variant>
      <vt:variant>
        <vt:i4>1245236</vt:i4>
      </vt:variant>
      <vt:variant>
        <vt:i4>26</vt:i4>
      </vt:variant>
      <vt:variant>
        <vt:i4>0</vt:i4>
      </vt:variant>
      <vt:variant>
        <vt:i4>5</vt:i4>
      </vt:variant>
      <vt:variant>
        <vt:lpwstr/>
      </vt:variant>
      <vt:variant>
        <vt:lpwstr>_Toc140544112</vt:lpwstr>
      </vt:variant>
      <vt:variant>
        <vt:i4>1245236</vt:i4>
      </vt:variant>
      <vt:variant>
        <vt:i4>20</vt:i4>
      </vt:variant>
      <vt:variant>
        <vt:i4>0</vt:i4>
      </vt:variant>
      <vt:variant>
        <vt:i4>5</vt:i4>
      </vt:variant>
      <vt:variant>
        <vt:lpwstr/>
      </vt:variant>
      <vt:variant>
        <vt:lpwstr>_Toc140544111</vt:lpwstr>
      </vt:variant>
      <vt:variant>
        <vt:i4>1245236</vt:i4>
      </vt:variant>
      <vt:variant>
        <vt:i4>14</vt:i4>
      </vt:variant>
      <vt:variant>
        <vt:i4>0</vt:i4>
      </vt:variant>
      <vt:variant>
        <vt:i4>5</vt:i4>
      </vt:variant>
      <vt:variant>
        <vt:lpwstr/>
      </vt:variant>
      <vt:variant>
        <vt:lpwstr>_Toc140544110</vt:lpwstr>
      </vt:variant>
      <vt:variant>
        <vt:i4>1179700</vt:i4>
      </vt:variant>
      <vt:variant>
        <vt:i4>8</vt:i4>
      </vt:variant>
      <vt:variant>
        <vt:i4>0</vt:i4>
      </vt:variant>
      <vt:variant>
        <vt:i4>5</vt:i4>
      </vt:variant>
      <vt:variant>
        <vt:lpwstr/>
      </vt:variant>
      <vt:variant>
        <vt:lpwstr>_Toc140544109</vt:lpwstr>
      </vt:variant>
      <vt:variant>
        <vt:i4>1179700</vt:i4>
      </vt:variant>
      <vt:variant>
        <vt:i4>2</vt:i4>
      </vt:variant>
      <vt:variant>
        <vt:i4>0</vt:i4>
      </vt:variant>
      <vt:variant>
        <vt:i4>5</vt:i4>
      </vt:variant>
      <vt:variant>
        <vt:lpwstr/>
      </vt:variant>
      <vt:variant>
        <vt:lpwstr>_Toc140544108</vt:lpwstr>
      </vt:variant>
      <vt:variant>
        <vt:i4>1376256</vt:i4>
      </vt:variant>
      <vt:variant>
        <vt:i4>0</vt:i4>
      </vt:variant>
      <vt:variant>
        <vt:i4>0</vt:i4>
      </vt:variant>
      <vt:variant>
        <vt:i4>5</vt:i4>
      </vt:variant>
      <vt:variant>
        <vt:lpwstr>https://patents.google.com/patent/US9647718B2/fr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JAIME N. MARTINS</dc:creator>
  <cp:keywords/>
  <dc:description/>
  <cp:lastModifiedBy>JAIME N. MARTINS</cp:lastModifiedBy>
  <cp:revision>2</cp:revision>
  <dcterms:created xsi:type="dcterms:W3CDTF">2023-07-19T00:17:00Z</dcterms:created>
  <dcterms:modified xsi:type="dcterms:W3CDTF">2023-07-19T00:17:00Z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0x010100F247FEE99E0695479F8DE7CC27B6C184</vt:lpwstr>
  </property>
</Properties>
</file>